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10594E" w14:textId="67CE4631" w:rsidR="00AB3D40" w:rsidRPr="00AB3D40" w:rsidRDefault="00AB3D40" w:rsidP="00AB3D40">
      <w:pPr>
        <w:jc w:val="center"/>
        <w:rPr>
          <w:sz w:val="28"/>
          <w:szCs w:val="28"/>
        </w:rPr>
      </w:pPr>
      <w:bookmarkStart w:id="0" w:name="_Ref462142937"/>
      <w:bookmarkStart w:id="1" w:name="_Ref462226808"/>
      <w:bookmarkStart w:id="2" w:name="_Ref515274355"/>
      <w:bookmarkStart w:id="3" w:name="_Toc6424047"/>
      <w:bookmarkStart w:id="4" w:name="_Toc19700782"/>
      <w:r w:rsidRPr="00AB3D40">
        <w:rPr>
          <w:sz w:val="28"/>
          <w:szCs w:val="28"/>
        </w:rPr>
        <w:t>ГЕНЕРАЛЬНАЯ ПРОКУРАТУРА РОССИЙСКОЙ ФЕДЕРАЦИИ</w:t>
      </w:r>
    </w:p>
    <w:p w14:paraId="683ED6EE" w14:textId="77777777" w:rsidR="00AB3D40" w:rsidRPr="00AB3D40" w:rsidRDefault="00AB3D40" w:rsidP="00AB3D40">
      <w:pPr>
        <w:spacing w:after="0"/>
        <w:jc w:val="center"/>
        <w:rPr>
          <w:sz w:val="28"/>
          <w:szCs w:val="28"/>
        </w:rPr>
      </w:pPr>
    </w:p>
    <w:p w14:paraId="4DC8613F" w14:textId="77777777" w:rsidR="00AB3D40" w:rsidRPr="00AB3D40" w:rsidRDefault="00AB3D40" w:rsidP="00AB3D40">
      <w:pPr>
        <w:spacing w:after="0"/>
        <w:jc w:val="center"/>
        <w:rPr>
          <w:sz w:val="28"/>
          <w:szCs w:val="28"/>
        </w:rPr>
      </w:pPr>
    </w:p>
    <w:p w14:paraId="1B47803C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210F492D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627712D8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0D1ADDF6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5AC1D2A6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58BB118E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1B9D59F7" w14:textId="77777777" w:rsidR="00AB3D40" w:rsidRPr="00AB3D40" w:rsidRDefault="00AB3D40" w:rsidP="00AB3D40">
      <w:pPr>
        <w:spacing w:after="0" w:line="360" w:lineRule="auto"/>
        <w:jc w:val="center"/>
        <w:rPr>
          <w:rFonts w:ascii="Times New Roman Полужирный" w:eastAsia="Calibri" w:hAnsi="Times New Roman Полужирный"/>
          <w:b/>
          <w:sz w:val="28"/>
          <w:szCs w:val="28"/>
          <w:lang w:eastAsia="en-US"/>
        </w:rPr>
      </w:pPr>
      <w:r w:rsidRPr="00AB3D40">
        <w:rPr>
          <w:rFonts w:ascii="Times New Roman Полужирный" w:eastAsia="Calibri" w:hAnsi="Times New Roman Полужирный"/>
          <w:b/>
          <w:sz w:val="28"/>
          <w:szCs w:val="28"/>
          <w:lang w:eastAsia="en-US"/>
        </w:rPr>
        <w:t>ГОСУДАРСТВЕННАЯ АВТОМАТИЗИРОВАННАЯ СИСТЕМА ПРАВОВОЙ СТАТИСТИКИ</w:t>
      </w:r>
    </w:p>
    <w:p w14:paraId="7E91295A" w14:textId="77777777" w:rsidR="00AB3D40" w:rsidRPr="00AB3D40" w:rsidRDefault="00AB3D40" w:rsidP="00AB3D40">
      <w:pPr>
        <w:spacing w:after="0" w:line="360" w:lineRule="auto"/>
        <w:jc w:val="center"/>
        <w:rPr>
          <w:rFonts w:ascii="Times New Roman Полужирный" w:eastAsia="Calibri" w:hAnsi="Times New Roman Полужирный"/>
          <w:b/>
          <w:sz w:val="28"/>
          <w:szCs w:val="28"/>
          <w:lang w:eastAsia="en-US"/>
        </w:rPr>
      </w:pPr>
    </w:p>
    <w:p w14:paraId="21EC4C9F" w14:textId="77777777" w:rsidR="00AB3D40" w:rsidRPr="00AB3D40" w:rsidRDefault="00AB3D40" w:rsidP="00AB3D40">
      <w:pPr>
        <w:spacing w:after="0" w:line="360" w:lineRule="auto"/>
        <w:jc w:val="center"/>
        <w:rPr>
          <w:rFonts w:ascii="Times New Roman Полужирный" w:eastAsia="Calibri" w:hAnsi="Times New Roman Полужирный"/>
          <w:b/>
          <w:sz w:val="28"/>
          <w:szCs w:val="28"/>
          <w:lang w:eastAsia="en-US"/>
        </w:rPr>
      </w:pPr>
      <w:r w:rsidRPr="00AB3D40">
        <w:rPr>
          <w:rFonts w:ascii="Times New Roman Полужирный" w:eastAsia="Calibri" w:hAnsi="Times New Roman Полужирный"/>
          <w:b/>
          <w:sz w:val="28"/>
          <w:szCs w:val="28"/>
          <w:lang w:eastAsia="en-US"/>
        </w:rPr>
        <w:t>Компонент «Диспетчер информационной безопасности»</w:t>
      </w:r>
    </w:p>
    <w:p w14:paraId="01442B09" w14:textId="77777777" w:rsidR="00AB3D40" w:rsidRPr="00AB3D40" w:rsidRDefault="00AB3D40" w:rsidP="00AB3D40">
      <w:pPr>
        <w:spacing w:after="0"/>
        <w:jc w:val="center"/>
        <w:rPr>
          <w:rFonts w:ascii="Times New Roman Полужирный" w:eastAsia="Calibri" w:hAnsi="Times New Roman Полужирный"/>
          <w:b/>
          <w:sz w:val="28"/>
          <w:szCs w:val="28"/>
          <w:lang w:eastAsia="en-US"/>
        </w:rPr>
      </w:pPr>
    </w:p>
    <w:p w14:paraId="2F339F62" w14:textId="0999EC97" w:rsidR="00AB3D40" w:rsidRPr="00AB3D40" w:rsidRDefault="001F46DB" w:rsidP="00AB3D40">
      <w:pPr>
        <w:spacing w:after="0" w:line="360" w:lineRule="auto"/>
        <w:jc w:val="center"/>
        <w:rPr>
          <w:rFonts w:ascii="Times New Roman Полужирный" w:eastAsia="Calibri" w:hAnsi="Times New Roman Полужирный"/>
          <w:b/>
          <w:caps/>
          <w:sz w:val="28"/>
          <w:szCs w:val="28"/>
          <w:lang w:eastAsia="en-US"/>
        </w:rPr>
      </w:pPr>
      <w:del w:id="5" w:author="Konstantinova, Mariya V." w:date="2020-10-14T16:40:00Z">
        <w:r w:rsidRPr="001F46DB" w:rsidDel="001F46DB">
          <w:rPr>
            <w:rFonts w:ascii="Times New Roman Полужирный" w:eastAsia="Calibri" w:hAnsi="Times New Roman Полужирный"/>
            <w:b/>
            <w:sz w:val="28"/>
            <w:szCs w:val="28"/>
            <w:lang w:eastAsia="en-US"/>
          </w:rPr>
          <w:delText>Разработки функции Уведомления</w:delText>
        </w:r>
      </w:del>
      <w:ins w:id="6" w:author="Konstantinova, Mariya V." w:date="2020-10-14T16:40:00Z">
        <w:r>
          <w:rPr>
            <w:rFonts w:ascii="Times New Roman Полужирный" w:eastAsia="Calibri" w:hAnsi="Times New Roman Полужирный"/>
            <w:b/>
            <w:sz w:val="28"/>
            <w:szCs w:val="28"/>
            <w:lang w:eastAsia="en-US"/>
          </w:rPr>
          <w:t>Функция уведомления</w:t>
        </w:r>
      </w:ins>
      <w:r w:rsidRPr="001F46DB">
        <w:rPr>
          <w:rFonts w:ascii="Times New Roman Полужирный" w:eastAsia="Calibri" w:hAnsi="Times New Roman Полужирный"/>
          <w:b/>
          <w:sz w:val="28"/>
          <w:szCs w:val="28"/>
          <w:lang w:eastAsia="en-US"/>
        </w:rPr>
        <w:t xml:space="preserve"> </w:t>
      </w:r>
      <w:commentRangeStart w:id="7"/>
      <w:commentRangeStart w:id="8"/>
      <w:r w:rsidRPr="001F46DB">
        <w:rPr>
          <w:rFonts w:ascii="Times New Roman Полужирный" w:eastAsia="Calibri" w:hAnsi="Times New Roman Полужирный"/>
          <w:b/>
          <w:sz w:val="28"/>
          <w:szCs w:val="28"/>
          <w:lang w:eastAsia="en-US"/>
        </w:rPr>
        <w:t>привилегированных пользователей об остановке ведения протокола событий</w:t>
      </w:r>
      <w:commentRangeEnd w:id="7"/>
      <w:r w:rsidR="00554D22">
        <w:rPr>
          <w:rStyle w:val="affff4"/>
        </w:rPr>
        <w:commentReference w:id="7"/>
      </w:r>
      <w:commentRangeEnd w:id="8"/>
      <w:r w:rsidR="00554D22">
        <w:rPr>
          <w:rStyle w:val="affff4"/>
        </w:rPr>
        <w:commentReference w:id="8"/>
      </w:r>
      <w:del w:id="9" w:author="Konstantinova, Mariya V." w:date="2020-10-14T16:40:00Z">
        <w:r w:rsidRPr="001F46DB" w:rsidDel="001F46DB">
          <w:rPr>
            <w:rFonts w:ascii="Times New Roman Полужирный" w:eastAsia="Calibri" w:hAnsi="Times New Roman Полужирный"/>
            <w:b/>
            <w:bCs/>
            <w:sz w:val="28"/>
            <w:szCs w:val="28"/>
            <w:lang w:eastAsia="en-US"/>
          </w:rPr>
          <w:delText xml:space="preserve"> </w:delText>
        </w:r>
        <w:r w:rsidRPr="001F46DB" w:rsidDel="001F46DB">
          <w:rPr>
            <w:rFonts w:ascii="Times New Roman Полужирный" w:eastAsia="Calibri" w:hAnsi="Times New Roman Полужирный"/>
            <w:b/>
            <w:sz w:val="28"/>
            <w:szCs w:val="28"/>
            <w:lang w:eastAsia="en-US"/>
          </w:rPr>
          <w:delText>для компонента «диспетчер информационной безопасности»</w:delText>
        </w:r>
      </w:del>
    </w:p>
    <w:p w14:paraId="6A764565" w14:textId="77777777" w:rsidR="00AB3D40" w:rsidRPr="00AB3D40" w:rsidRDefault="00AB3D40" w:rsidP="00D56BA1">
      <w:pPr>
        <w:shd w:val="clear" w:color="auto" w:fill="FFFFFF"/>
        <w:spacing w:after="0"/>
        <w:jc w:val="center"/>
        <w:rPr>
          <w:rFonts w:ascii="Times New Roman Полужирный" w:eastAsia="Calibri" w:hAnsi="Times New Roman Полужирный"/>
          <w:b/>
          <w:bCs/>
          <w:sz w:val="28"/>
          <w:szCs w:val="28"/>
          <w:lang w:eastAsia="en-US"/>
        </w:rPr>
      </w:pPr>
    </w:p>
    <w:p w14:paraId="56513461" w14:textId="77777777" w:rsidR="00AB3D40" w:rsidRPr="00AB3D40" w:rsidRDefault="00AB3D40" w:rsidP="00AB3D40">
      <w:pPr>
        <w:suppressAutoHyphens/>
        <w:spacing w:after="0" w:line="360" w:lineRule="auto"/>
        <w:jc w:val="center"/>
        <w:rPr>
          <w:rFonts w:ascii="Times New Roman Полужирный" w:eastAsia="Calibri" w:hAnsi="Times New Roman Полужирный"/>
          <w:b/>
          <w:sz w:val="28"/>
          <w:szCs w:val="28"/>
          <w:lang w:eastAsia="ar-SA"/>
        </w:rPr>
      </w:pPr>
      <w:r w:rsidRPr="00AB3D40">
        <w:rPr>
          <w:rFonts w:ascii="Times New Roman Полужирный" w:eastAsia="Calibri" w:hAnsi="Times New Roman Полужирный"/>
          <w:b/>
          <w:sz w:val="28"/>
          <w:szCs w:val="28"/>
          <w:lang w:eastAsia="ar-SA"/>
        </w:rPr>
        <w:t>Постановка задачи</w:t>
      </w:r>
    </w:p>
    <w:p w14:paraId="045358FD" w14:textId="1670EC3E" w:rsidR="00AB3D40" w:rsidRPr="00AB3D40" w:rsidRDefault="00AB3D40" w:rsidP="00AB3D40">
      <w:pPr>
        <w:spacing w:before="240" w:after="0" w:line="360" w:lineRule="auto"/>
        <w:jc w:val="center"/>
        <w:rPr>
          <w:rFonts w:eastAsia="Calibri"/>
          <w:b/>
          <w:sz w:val="28"/>
          <w:szCs w:val="28"/>
          <w:lang w:eastAsia="ar-SA"/>
        </w:rPr>
      </w:pPr>
      <w:r w:rsidRPr="00AB3D40">
        <w:rPr>
          <w:rFonts w:eastAsia="Calibri"/>
          <w:sz w:val="28"/>
          <w:lang w:eastAsia="en-US"/>
        </w:rPr>
        <w:t xml:space="preserve">на </w:t>
      </w:r>
      <w:r w:rsidRPr="00AB3D40">
        <w:rPr>
          <w:rFonts w:eastAsia="Calibri"/>
          <w:sz w:val="28"/>
          <w:lang w:eastAsia="en-US"/>
        </w:rPr>
        <w:fldChar w:fldCharType="begin"/>
      </w:r>
      <w:r w:rsidRPr="00AB3D40">
        <w:rPr>
          <w:rFonts w:eastAsia="Calibri"/>
          <w:sz w:val="28"/>
          <w:lang w:eastAsia="en-US"/>
        </w:rPr>
        <w:instrText xml:space="preserve"> =</w:instrText>
      </w:r>
      <w:r w:rsidRPr="00AB3D40">
        <w:rPr>
          <w:rFonts w:eastAsia="Calibri"/>
          <w:noProof/>
          <w:sz w:val="28"/>
          <w:lang w:eastAsia="en-US"/>
        </w:rPr>
        <w:fldChar w:fldCharType="begin"/>
      </w:r>
      <w:r w:rsidRPr="00AB3D40">
        <w:rPr>
          <w:rFonts w:eastAsia="Calibri"/>
          <w:noProof/>
          <w:sz w:val="28"/>
          <w:lang w:eastAsia="en-US"/>
        </w:rPr>
        <w:instrText xml:space="preserve"> NUMPAGES   \* MERGEFORMAT </w:instrText>
      </w:r>
      <w:r w:rsidRPr="00AB3D40">
        <w:rPr>
          <w:rFonts w:eastAsia="Calibri"/>
          <w:noProof/>
          <w:sz w:val="28"/>
          <w:lang w:eastAsia="en-US"/>
        </w:rPr>
        <w:fldChar w:fldCharType="separate"/>
      </w:r>
      <w:r w:rsidR="005D3E5A">
        <w:rPr>
          <w:rFonts w:eastAsia="Calibri"/>
          <w:noProof/>
          <w:sz w:val="28"/>
          <w:lang w:eastAsia="en-US"/>
        </w:rPr>
        <w:instrText>10</w:instrText>
      </w:r>
      <w:r w:rsidRPr="00AB3D40">
        <w:rPr>
          <w:rFonts w:eastAsia="Calibri"/>
          <w:noProof/>
          <w:sz w:val="28"/>
          <w:lang w:eastAsia="en-US"/>
        </w:rPr>
        <w:fldChar w:fldCharType="end"/>
      </w:r>
      <w:r w:rsidRPr="00AB3D40">
        <w:rPr>
          <w:rFonts w:eastAsia="Calibri"/>
          <w:sz w:val="28"/>
          <w:lang w:eastAsia="en-US"/>
        </w:rPr>
        <w:fldChar w:fldCharType="separate"/>
      </w:r>
      <w:r w:rsidR="005D3E5A">
        <w:rPr>
          <w:rFonts w:eastAsia="Calibri"/>
          <w:noProof/>
          <w:sz w:val="28"/>
          <w:lang w:eastAsia="en-US"/>
        </w:rPr>
        <w:t>10</w:t>
      </w:r>
      <w:r w:rsidRPr="00AB3D40">
        <w:rPr>
          <w:rFonts w:eastAsia="Calibri"/>
          <w:sz w:val="28"/>
          <w:lang w:eastAsia="en-US"/>
        </w:rPr>
        <w:fldChar w:fldCharType="end"/>
      </w:r>
      <w:r w:rsidRPr="00AB3D40">
        <w:rPr>
          <w:rFonts w:eastAsia="Calibri"/>
          <w:lang w:eastAsia="en-US"/>
        </w:rPr>
        <w:t xml:space="preserve"> </w:t>
      </w:r>
      <w:r w:rsidRPr="00AB3D40">
        <w:rPr>
          <w:rFonts w:eastAsia="Calibri"/>
          <w:sz w:val="28"/>
          <w:lang w:eastAsia="en-US"/>
        </w:rPr>
        <w:t>листах</w:t>
      </w:r>
    </w:p>
    <w:p w14:paraId="0C899D08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1659FB73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15101F74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01B7E92A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07789E1E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39569EAC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B11F8AD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0B7DEB5A" w14:textId="0577C35C" w:rsid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5E8E6115" w14:textId="172F5978" w:rsid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0E880738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5E0D0774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Cs w:val="28"/>
          <w:lang w:eastAsia="en-US"/>
        </w:rPr>
      </w:pPr>
      <w:r w:rsidRPr="00AB3D40">
        <w:rPr>
          <w:rFonts w:eastAsia="Calibri"/>
          <w:szCs w:val="28"/>
          <w:lang w:eastAsia="en-US"/>
        </w:rPr>
        <w:t>Москва</w:t>
      </w:r>
    </w:p>
    <w:p w14:paraId="34E3D97D" w14:textId="77777777" w:rsidR="00AB3D40" w:rsidRPr="00AB3D40" w:rsidRDefault="00AB3D40" w:rsidP="00AB3D40">
      <w:pPr>
        <w:spacing w:after="0" w:line="360" w:lineRule="auto"/>
        <w:jc w:val="center"/>
        <w:rPr>
          <w:rFonts w:eastAsia="Calibri"/>
          <w:szCs w:val="28"/>
          <w:lang w:eastAsia="en-US"/>
        </w:rPr>
      </w:pPr>
      <w:r w:rsidRPr="00AB3D40">
        <w:rPr>
          <w:rFonts w:eastAsia="Calibri"/>
          <w:szCs w:val="28"/>
          <w:lang w:eastAsia="en-US"/>
        </w:rPr>
        <w:t>2020</w:t>
      </w:r>
    </w:p>
    <w:sdt>
      <w:sdtPr>
        <w:rPr>
          <w:rFonts w:eastAsia="Calibri"/>
          <w:b w:val="0"/>
          <w:bCs w:val="0"/>
          <w:caps/>
          <w:noProof/>
          <w:szCs w:val="20"/>
          <w:lang w:val="ru-RU" w:eastAsia="ru-RU"/>
        </w:rPr>
        <w:id w:val="1673443143"/>
        <w:docPartObj>
          <w:docPartGallery w:val="Table of Contents"/>
          <w:docPartUnique/>
        </w:docPartObj>
      </w:sdtPr>
      <w:sdtEndPr>
        <w:rPr>
          <w:caps w:val="0"/>
          <w:lang w:eastAsia="en-US"/>
        </w:rPr>
      </w:sdtEndPr>
      <w:sdtContent>
        <w:p w14:paraId="62C90F87" w14:textId="77777777" w:rsidR="003C0A3B" w:rsidRPr="00370CA3" w:rsidRDefault="00AB3D40" w:rsidP="00370CA3">
          <w:pPr>
            <w:pStyle w:val="affffff1"/>
          </w:pPr>
          <w:r w:rsidRPr="00FC7734">
            <w:t>Содержание</w:t>
          </w:r>
        </w:p>
        <w:p w14:paraId="07BC1399" w14:textId="4A31DB9D" w:rsidR="005D3E5A" w:rsidRDefault="00AB3D40">
          <w:pPr>
            <w:pStyle w:val="1a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 w:rsidRPr="00AB3D40">
            <w:rPr>
              <w:caps/>
              <w:szCs w:val="28"/>
              <w:u w:val="single"/>
            </w:rPr>
            <w:fldChar w:fldCharType="begin"/>
          </w:r>
          <w:r w:rsidR="005A4451" w:rsidRPr="00AB3D40">
            <w:rPr>
              <w:szCs w:val="28"/>
              <w:u w:val="single"/>
            </w:rPr>
            <w:instrText xml:space="preserve"> TOC \o "1-3" \h \z \u </w:instrText>
          </w:r>
          <w:r w:rsidRPr="00AB3D40">
            <w:rPr>
              <w:caps/>
              <w:szCs w:val="28"/>
              <w:u w:val="single"/>
            </w:rPr>
            <w:fldChar w:fldCharType="separate"/>
          </w:r>
          <w:hyperlink w:anchor="_Toc53664258" w:history="1">
            <w:r w:rsidR="005D3E5A" w:rsidRPr="000D5948">
              <w:rPr>
                <w:rStyle w:val="affd"/>
              </w:rPr>
              <w:t>1 Характеристика комплекса задач</w:t>
            </w:r>
            <w:r w:rsidR="005D3E5A">
              <w:rPr>
                <w:webHidden/>
              </w:rPr>
              <w:tab/>
            </w:r>
            <w:r w:rsidR="005D3E5A">
              <w:rPr>
                <w:webHidden/>
              </w:rPr>
              <w:fldChar w:fldCharType="begin"/>
            </w:r>
            <w:r w:rsidR="005D3E5A">
              <w:rPr>
                <w:webHidden/>
              </w:rPr>
              <w:instrText xml:space="preserve"> PAGEREF _Toc53664258 \h </w:instrText>
            </w:r>
            <w:r w:rsidR="005D3E5A">
              <w:rPr>
                <w:webHidden/>
              </w:rPr>
            </w:r>
            <w:r w:rsidR="005D3E5A">
              <w:rPr>
                <w:webHidden/>
              </w:rPr>
              <w:fldChar w:fldCharType="separate"/>
            </w:r>
            <w:r w:rsidR="005D3E5A">
              <w:rPr>
                <w:webHidden/>
              </w:rPr>
              <w:t>3</w:t>
            </w:r>
            <w:r w:rsidR="005D3E5A">
              <w:rPr>
                <w:webHidden/>
              </w:rPr>
              <w:fldChar w:fldCharType="end"/>
            </w:r>
          </w:hyperlink>
        </w:p>
        <w:p w14:paraId="55489671" w14:textId="4F0260BE" w:rsidR="005D3E5A" w:rsidRDefault="005D3E5A">
          <w:pPr>
            <w:pStyle w:val="1a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53664259" w:history="1">
            <w:r w:rsidRPr="000D5948">
              <w:rPr>
                <w:rStyle w:val="affd"/>
              </w:rPr>
              <w:t>2 Требования к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_Toc53664259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CC0604A" w14:textId="35408BD9" w:rsidR="005D3E5A" w:rsidRDefault="005D3E5A">
          <w:pPr>
            <w:pStyle w:val="2b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53664265" w:history="1">
            <w:r w:rsidRPr="000D5948">
              <w:rPr>
                <w:rStyle w:val="affd"/>
              </w:rPr>
              <w:t>2.1 Настройка уведомлений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_Toc53664265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B3ADEA8" w14:textId="49214B04" w:rsidR="005D3E5A" w:rsidRDefault="005D3E5A">
          <w:pPr>
            <w:pStyle w:val="2b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53664266" w:history="1">
            <w:r w:rsidRPr="000D5948">
              <w:rPr>
                <w:rStyle w:val="affd"/>
              </w:rPr>
              <w:t>2.2 Оповещение о новых уведомлениях и их количестве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_Toc53664266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7CC2D2" w14:textId="3597344D" w:rsidR="005D3E5A" w:rsidRDefault="005D3E5A">
          <w:pPr>
            <w:pStyle w:val="2b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53664267" w:history="1">
            <w:r w:rsidRPr="000D5948">
              <w:rPr>
                <w:rStyle w:val="affd"/>
              </w:rPr>
              <w:t>2.3 Просмотр и фильтрация уведомлений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_Toc53664267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94AF2CA" w14:textId="75E014AC" w:rsidR="005D3E5A" w:rsidRDefault="005D3E5A">
          <w:pPr>
            <w:pStyle w:val="2b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53664269" w:history="1">
            <w:r w:rsidRPr="000D5948">
              <w:rPr>
                <w:rStyle w:val="affd"/>
              </w:rPr>
              <w:t>2.4 Настройка источников уведомлений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_Toc53664269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7A6CD01" w14:textId="767F2BB1" w:rsidR="00AB3D40" w:rsidRPr="00AB3D40" w:rsidRDefault="00AB3D40" w:rsidP="00AB3D40">
          <w:pPr>
            <w:pStyle w:val="2b"/>
            <w:rPr>
              <w:rFonts w:eastAsia="Calibri"/>
              <w:b/>
              <w:szCs w:val="28"/>
              <w:lang w:eastAsia="en-US"/>
            </w:rPr>
          </w:pPr>
          <w:r w:rsidRPr="00AB3D40">
            <w:rPr>
              <w:rFonts w:eastAsia="Calibri"/>
              <w:caps/>
              <w:szCs w:val="28"/>
              <w:u w:val="single"/>
              <w:lang w:eastAsia="en-US"/>
            </w:rPr>
            <w:fldChar w:fldCharType="end"/>
          </w:r>
        </w:p>
      </w:sdtContent>
    </w:sdt>
    <w:p w14:paraId="75136857" w14:textId="77777777" w:rsidR="00AB3D40" w:rsidRPr="00AB3D40" w:rsidRDefault="00AB3D40" w:rsidP="00AB3D40">
      <w:pPr>
        <w:spacing w:after="0" w:line="360" w:lineRule="auto"/>
        <w:ind w:firstLine="851"/>
        <w:rPr>
          <w:rFonts w:eastAsia="Calibri"/>
          <w:sz w:val="28"/>
          <w:szCs w:val="28"/>
          <w:lang w:eastAsia="en-US"/>
        </w:rPr>
      </w:pPr>
      <w:r w:rsidRPr="00AB3D40">
        <w:rPr>
          <w:rFonts w:eastAsia="Calibri"/>
          <w:sz w:val="28"/>
          <w:szCs w:val="28"/>
          <w:lang w:eastAsia="en-US"/>
        </w:rPr>
        <w:br w:type="page"/>
      </w:r>
    </w:p>
    <w:p w14:paraId="6593ACF7" w14:textId="77777777" w:rsidR="001F46DB" w:rsidRPr="001F46DB" w:rsidRDefault="001F46DB" w:rsidP="001F46DB">
      <w:pPr>
        <w:pStyle w:val="18"/>
        <w:numPr>
          <w:ilvl w:val="0"/>
          <w:numId w:val="117"/>
        </w:numPr>
      </w:pPr>
      <w:bookmarkStart w:id="10" w:name="_Toc2690624"/>
      <w:bookmarkStart w:id="11" w:name="_Toc40374460"/>
      <w:bookmarkStart w:id="12" w:name="_Toc53664258"/>
      <w:r w:rsidRPr="001F46DB">
        <w:lastRenderedPageBreak/>
        <w:t>Характеристика комплекса задач</w:t>
      </w:r>
      <w:bookmarkEnd w:id="10"/>
      <w:bookmarkEnd w:id="11"/>
      <w:bookmarkEnd w:id="12"/>
    </w:p>
    <w:p w14:paraId="6D5F797D" w14:textId="0B325D01" w:rsidR="001F46DB" w:rsidRPr="000F07E7" w:rsidRDefault="001F46DB" w:rsidP="001F46DB">
      <w:pPr>
        <w:pStyle w:val="affffffff"/>
      </w:pPr>
      <w:r w:rsidRPr="000F07E7">
        <w:t xml:space="preserve">Целью создания данной постановки является описание решений по разработке функции </w:t>
      </w:r>
      <w:ins w:id="13" w:author="Konstantinova, Mariya V." w:date="2020-10-14T16:53:00Z">
        <w:r w:rsidR="00CE7CA4" w:rsidRPr="00CE7CA4">
          <w:t>уведомления привилегированных пользователей об остановке ведения протокола событий</w:t>
        </w:r>
      </w:ins>
      <w:del w:id="14" w:author="Konstantinova, Mariya V." w:date="2020-10-14T16:53:00Z">
        <w:r w:rsidRPr="000F07E7" w:rsidDel="00CE7CA4">
          <w:delText>и обеспечения уведомления</w:delText>
        </w:r>
      </w:del>
      <w:r w:rsidRPr="000F07E7">
        <w:t xml:space="preserve"> для </w:t>
      </w:r>
      <w:del w:id="15" w:author="Konstantinova, Mariya V." w:date="2020-10-14T16:53:00Z">
        <w:r w:rsidRPr="000F07E7" w:rsidDel="00CE7CA4">
          <w:delText xml:space="preserve">ее </w:delText>
        </w:r>
      </w:del>
      <w:r w:rsidRPr="000F07E7">
        <w:t>последующей реализации</w:t>
      </w:r>
      <w:ins w:id="16" w:author="Konstantinova, Mariya V." w:date="2020-10-14T16:54:00Z">
        <w:r w:rsidR="00CE7CA4" w:rsidRPr="009E3BDA">
          <w:t xml:space="preserve"> </w:t>
        </w:r>
        <w:r w:rsidR="00CE7CA4">
          <w:t>указанной функции</w:t>
        </w:r>
      </w:ins>
      <w:r w:rsidRPr="000F07E7">
        <w:t>.</w:t>
      </w:r>
      <w:del w:id="17" w:author="Konstantinova, Mariya V." w:date="2020-10-14T16:54:00Z">
        <w:r w:rsidRPr="000F07E7" w:rsidDel="00CE7CA4">
          <w:delText xml:space="preserve"> </w:delText>
        </w:r>
      </w:del>
    </w:p>
    <w:p w14:paraId="3F954C0A" w14:textId="00A4971D" w:rsidR="00383A4B" w:rsidRDefault="00383A4B" w:rsidP="001F46DB">
      <w:pPr>
        <w:pStyle w:val="affffffff"/>
        <w:rPr>
          <w:ins w:id="18" w:author="Konstantinova, Mariya V." w:date="2020-10-15T14:18:00Z"/>
        </w:rPr>
      </w:pPr>
      <w:ins w:id="19" w:author="Konstantinova, Mariya V." w:date="2020-10-15T14:18:00Z">
        <w:r>
          <w:t>Разработка</w:t>
        </w:r>
        <w:r w:rsidRPr="00383A4B">
          <w:t xml:space="preserve"> необходима для вы</w:t>
        </w:r>
        <w:r>
          <w:t>полнения мер защиты информации</w:t>
        </w:r>
        <w:r w:rsidRPr="00383A4B">
          <w:t xml:space="preserve">, </w:t>
        </w:r>
      </w:ins>
      <w:ins w:id="20" w:author="Konstantinova, Mariya V." w:date="2020-10-15T14:22:00Z">
        <w:r w:rsidR="009E3BDA" w:rsidRPr="009E3BDA">
          <w:t>содержащейся в</w:t>
        </w:r>
        <w:r w:rsidR="009E3BDA">
          <w:t xml:space="preserve"> </w:t>
        </w:r>
        <w:r w:rsidR="009E3BDA" w:rsidRPr="000F07E7">
          <w:t>Государственной автоматизированной систем</w:t>
        </w:r>
        <w:r w:rsidR="009E3BDA">
          <w:t>е</w:t>
        </w:r>
        <w:r w:rsidR="009E3BDA" w:rsidRPr="000F07E7">
          <w:t xml:space="preserve"> правовой статистики</w:t>
        </w:r>
        <w:r w:rsidR="009E3BDA">
          <w:t xml:space="preserve"> и</w:t>
        </w:r>
        <w:r w:rsidR="009E3BDA" w:rsidRPr="00383A4B">
          <w:t xml:space="preserve"> </w:t>
        </w:r>
      </w:ins>
      <w:ins w:id="21" w:author="Konstantinova, Mariya V." w:date="2020-10-15T14:18:00Z">
        <w:r w:rsidRPr="00383A4B">
          <w:t xml:space="preserve">соответствующей первому классу защищенности информационной системы </w:t>
        </w:r>
      </w:ins>
      <w:ins w:id="22" w:author="Konstantinova, Mariya V." w:date="2020-10-15T14:25:00Z">
        <w:r w:rsidR="00186BDE">
          <w:t>согласно</w:t>
        </w:r>
      </w:ins>
      <w:ins w:id="23" w:author="Konstantinova, Mariya V." w:date="2020-10-15T14:18:00Z">
        <w:r w:rsidRPr="00383A4B">
          <w:t xml:space="preserve"> Приказ</w:t>
        </w:r>
      </w:ins>
      <w:ins w:id="24" w:author="Konstantinova, Mariya V." w:date="2020-10-15T14:25:00Z">
        <w:r w:rsidR="00186BDE">
          <w:t>у</w:t>
        </w:r>
      </w:ins>
      <w:bookmarkStart w:id="25" w:name="_GoBack"/>
      <w:bookmarkEnd w:id="25"/>
      <w:ins w:id="26" w:author="Konstantinova, Mariya V." w:date="2020-10-15T14:18:00Z">
        <w:r w:rsidRPr="00383A4B">
          <w:t xml:space="preserve"> ФСТЭК </w:t>
        </w:r>
      </w:ins>
      <w:ins w:id="27" w:author="Konstantinova, Mariya V." w:date="2020-10-15T14:19:00Z">
        <w:r>
          <w:t xml:space="preserve">России </w:t>
        </w:r>
      </w:ins>
      <w:ins w:id="28" w:author="Konstantinova, Mariya V." w:date="2020-10-15T14:18:00Z">
        <w:r w:rsidRPr="00383A4B">
          <w:t>от 11.02.2013 №</w:t>
        </w:r>
      </w:ins>
      <w:ins w:id="29" w:author="Konstantinova, Mariya V." w:date="2020-10-15T14:20:00Z">
        <w:r>
          <w:t> </w:t>
        </w:r>
      </w:ins>
      <w:ins w:id="30" w:author="Konstantinova, Mariya V." w:date="2020-10-15T14:18:00Z">
        <w:r w:rsidRPr="00383A4B">
          <w:t>17 «Об утверждении требований о защите информации, не составляющей государственную тайну, содержащейся в государственных информационных системах». В соответствии с Методическим документом «Меры защиты информации в государственных информационных системах» (утвержден ФСТЭК</w:t>
        </w:r>
      </w:ins>
      <w:ins w:id="31" w:author="Konstantinova, Mariya V." w:date="2020-10-15T14:20:00Z">
        <w:r>
          <w:t> </w:t>
        </w:r>
      </w:ins>
      <w:ins w:id="32" w:author="Konstantinova, Mariya V." w:date="2020-10-15T14:18:00Z">
        <w:r w:rsidRPr="00383A4B">
          <w:t>России 11.02.2014) требованием к реализации меры защиты УПД.1 является следующее: «оповещение администратора, осуществляющего управление учетными записями пользователей, об изменении сведений о пользователях, их ролях, обязанностях, полномочиях, ограничениях»</w:t>
        </w:r>
      </w:ins>
      <w:ins w:id="33" w:author="Konstantinova, Mariya V." w:date="2020-10-15T14:20:00Z">
        <w:r>
          <w:t>.</w:t>
        </w:r>
      </w:ins>
    </w:p>
    <w:p w14:paraId="02C4909F" w14:textId="3EE3CDA1" w:rsidR="001F46DB" w:rsidRPr="000F07E7" w:rsidDel="00383A4B" w:rsidRDefault="001F46DB" w:rsidP="001F46DB">
      <w:pPr>
        <w:pStyle w:val="affffffff"/>
        <w:rPr>
          <w:del w:id="34" w:author="Konstantinova, Mariya V." w:date="2020-10-15T14:20:00Z"/>
        </w:rPr>
      </w:pPr>
      <w:del w:id="35" w:author="Konstantinova, Mariya V." w:date="2020-10-14T16:55:00Z">
        <w:r w:rsidRPr="000F07E7" w:rsidDel="00CE7CA4">
          <w:delText xml:space="preserve">Доработка </w:delText>
        </w:r>
      </w:del>
      <w:del w:id="36" w:author="Konstantinova, Mariya V." w:date="2020-10-15T14:20:00Z">
        <w:r w:rsidRPr="000F07E7" w:rsidDel="00383A4B">
          <w:delText xml:space="preserve">необходима для обеспечения выполнения меры защиты информации, соответствующей </w:delText>
        </w:r>
      </w:del>
      <w:del w:id="37" w:author="Konstantinova, Mariya V." w:date="2020-10-14T16:56:00Z">
        <w:r w:rsidRPr="000F07E7" w:rsidDel="000E072F">
          <w:delText>«1-му Классу</w:delText>
        </w:r>
      </w:del>
      <w:del w:id="38" w:author="Konstantinova, Mariya V." w:date="2020-10-15T14:20:00Z">
        <w:r w:rsidRPr="000F07E7" w:rsidDel="00383A4B">
          <w:delText xml:space="preserve"> защищенности информационной системы</w:delText>
        </w:r>
      </w:del>
      <w:del w:id="39" w:author="Konstantinova, Mariya V." w:date="2020-10-14T16:56:00Z">
        <w:r w:rsidRPr="000F07E7" w:rsidDel="000E072F">
          <w:delText>»</w:delText>
        </w:r>
      </w:del>
      <w:del w:id="40" w:author="Konstantinova, Mariya V." w:date="2020-10-15T14:20:00Z">
        <w:r w:rsidRPr="000F07E7" w:rsidDel="00383A4B">
          <w:delText>. Состав мер защиты информации и их базовые наборы для соответствующего класса защищенности информационной системы. Требования к усилению УПД.1</w:delText>
        </w:r>
        <w:r w:rsidDel="00383A4B">
          <w:rPr>
            <w:rStyle w:val="aff0"/>
          </w:rPr>
          <w:footnoteReference w:id="1"/>
        </w:r>
      </w:del>
      <w:del w:id="49" w:author="Konstantinova, Mariya V." w:date="2020-10-15T09:59:00Z">
        <w:r w:rsidRPr="000F07E7" w:rsidDel="00CA2B4F">
          <w:tab/>
        </w:r>
      </w:del>
      <w:del w:id="50" w:author="Konstantinova, Mariya V." w:date="2020-10-15T14:20:00Z">
        <w:r w:rsidRPr="000F07E7" w:rsidDel="00383A4B">
          <w:delText>«Оповещение администратора, осуществляющего управление учетными записями пользователей, об изменении сведений о пользователях, их ролях, обязанностях, полномочиях, ограничениях».</w:delText>
        </w:r>
      </w:del>
    </w:p>
    <w:p w14:paraId="49ECDFEE" w14:textId="60932507" w:rsidR="001F46DB" w:rsidRPr="000F07E7" w:rsidRDefault="001F46DB" w:rsidP="001F46DB">
      <w:pPr>
        <w:pStyle w:val="affffffff"/>
      </w:pPr>
      <w:del w:id="51" w:author="Konstantinova, Mariya V." w:date="2020-10-15T14:15:00Z">
        <w:r w:rsidRPr="000F07E7" w:rsidDel="00383A4B">
          <w:delText xml:space="preserve">Объектом </w:delText>
        </w:r>
      </w:del>
      <w:del w:id="52" w:author="Konstantinova, Mariya V." w:date="2020-10-15T14:14:00Z">
        <w:r w:rsidRPr="000F07E7" w:rsidDel="00CF09BE">
          <w:delText xml:space="preserve">доработки </w:delText>
        </w:r>
      </w:del>
      <w:del w:id="53" w:author="Konstantinova, Mariya V." w:date="2020-10-15T14:15:00Z">
        <w:r w:rsidRPr="000F07E7" w:rsidDel="00383A4B">
          <w:delText xml:space="preserve">является </w:delText>
        </w:r>
      </w:del>
      <w:del w:id="54" w:author="Konstantinova, Mariya V." w:date="2020-10-14T17:01:00Z">
        <w:r w:rsidRPr="000F07E7" w:rsidDel="000E072F">
          <w:delText>клиентская часть</w:delText>
        </w:r>
      </w:del>
      <w:del w:id="55" w:author="Konstantinova, Mariya V." w:date="2020-10-15T14:15:00Z">
        <w:r w:rsidRPr="000F07E7" w:rsidDel="00383A4B">
          <w:delText xml:space="preserve"> ДИБ </w:delText>
        </w:r>
      </w:del>
      <w:del w:id="56" w:author="Konstantinova, Mariya V." w:date="2020-10-14T16:59:00Z">
        <w:r w:rsidRPr="000F07E7" w:rsidDel="000E072F">
          <w:delText xml:space="preserve">компонента </w:delText>
        </w:r>
      </w:del>
      <w:del w:id="57" w:author="Konstantinova, Mariya V." w:date="2020-10-15T14:15:00Z">
        <w:r w:rsidRPr="000F07E7" w:rsidDel="00383A4B">
          <w:delText>Государственной автоматизированной системы правовой статистики</w:delText>
        </w:r>
      </w:del>
      <w:del w:id="58" w:author="Konstantinova, Mariya V." w:date="2020-10-14T16:59:00Z">
        <w:r w:rsidRPr="000F07E7" w:rsidDel="000E072F">
          <w:delText xml:space="preserve"> (далее – Система, </w:delText>
        </w:r>
      </w:del>
      <w:del w:id="59" w:author="Konstantinova, Mariya V." w:date="2020-10-14T16:58:00Z">
        <w:r w:rsidRPr="000F07E7" w:rsidDel="000E072F">
          <w:delText xml:space="preserve">ГАС </w:delText>
        </w:r>
      </w:del>
      <w:del w:id="60" w:author="Konstantinova, Mariya V." w:date="2020-10-14T16:59:00Z">
        <w:r w:rsidRPr="000F07E7" w:rsidDel="000E072F">
          <w:delText>ПС)</w:delText>
        </w:r>
      </w:del>
      <w:del w:id="61" w:author="Konstantinova, Mariya V." w:date="2020-10-15T14:15:00Z">
        <w:r w:rsidRPr="000F07E7" w:rsidDel="00383A4B">
          <w:delText xml:space="preserve"> </w:delText>
        </w:r>
      </w:del>
      <w:del w:id="62" w:author="Konstantinova, Mariya V." w:date="2020-10-14T17:02:00Z">
        <w:r w:rsidRPr="000F07E7" w:rsidDel="000E072F">
          <w:delText>–</w:delText>
        </w:r>
      </w:del>
      <w:del w:id="63" w:author="Konstantinova, Mariya V." w:date="2020-10-14T17:00:00Z">
        <w:r w:rsidRPr="000F07E7" w:rsidDel="000E072F">
          <w:delText xml:space="preserve"> сервис уведомления пользователей о событиях</w:delText>
        </w:r>
      </w:del>
      <w:del w:id="64" w:author="Konstantinova, Mariya V." w:date="2020-10-14T17:02:00Z">
        <w:r w:rsidRPr="000F07E7" w:rsidDel="000E072F">
          <w:delText>, с возможностью</w:delText>
        </w:r>
      </w:del>
      <w:del w:id="65" w:author="Konstantinova, Mariya V." w:date="2020-10-15T14:15:00Z">
        <w:r w:rsidRPr="000F07E7" w:rsidDel="00383A4B">
          <w:delText xml:space="preserve"> включения и отключения подписки на рассылку уведомлений </w:delText>
        </w:r>
      </w:del>
      <w:del w:id="66" w:author="Konstantinova, Mariya V." w:date="2020-10-14T17:02:00Z">
        <w:r w:rsidRPr="000F07E7" w:rsidDel="000E072F">
          <w:delText>по</w:delText>
        </w:r>
      </w:del>
      <w:del w:id="67" w:author="Konstantinova, Mariya V." w:date="2020-10-15T14:15:00Z">
        <w:r w:rsidRPr="000F07E7" w:rsidDel="00383A4B">
          <w:delText xml:space="preserve"> </w:delText>
        </w:r>
      </w:del>
      <w:del w:id="68" w:author="Konstantinova, Mariya V." w:date="2020-10-14T17:03:00Z">
        <w:r w:rsidRPr="000F07E7" w:rsidDel="000E072F">
          <w:delText>определенным типам</w:delText>
        </w:r>
      </w:del>
      <w:del w:id="69" w:author="Konstantinova, Mariya V." w:date="2020-10-15T14:15:00Z">
        <w:r w:rsidRPr="000F07E7" w:rsidDel="00383A4B">
          <w:delText xml:space="preserve"> событий.</w:delText>
        </w:r>
      </w:del>
      <w:ins w:id="70" w:author="Konstantinova, Mariya V." w:date="2020-10-15T14:15:00Z">
        <w:r w:rsidR="00383A4B" w:rsidRPr="000F07E7">
          <w:t xml:space="preserve">Объектом </w:t>
        </w:r>
        <w:r w:rsidR="00383A4B">
          <w:t>разработки</w:t>
        </w:r>
        <w:r w:rsidR="00383A4B" w:rsidRPr="000F07E7">
          <w:t xml:space="preserve"> </w:t>
        </w:r>
        <w:r w:rsidR="00383A4B" w:rsidRPr="000F07E7">
          <w:t xml:space="preserve">является </w:t>
        </w:r>
        <w:r w:rsidR="00383A4B">
          <w:t>сервис</w:t>
        </w:r>
        <w:r w:rsidR="00383A4B" w:rsidRPr="000F07E7">
          <w:t xml:space="preserve"> уведомления пользователей о событиях</w:t>
        </w:r>
        <w:r w:rsidR="00383A4B">
          <w:t xml:space="preserve">, </w:t>
        </w:r>
      </w:ins>
      <w:ins w:id="71" w:author="Konstantinova, Mariya V." w:date="2020-10-15T14:16:00Z">
        <w:r w:rsidR="00383A4B">
          <w:t>являющийся</w:t>
        </w:r>
      </w:ins>
      <w:ins w:id="72" w:author="Konstantinova, Mariya V." w:date="2020-10-15T14:15:00Z">
        <w:r w:rsidR="00383A4B">
          <w:t xml:space="preserve"> частью</w:t>
        </w:r>
        <w:r w:rsidR="00383A4B" w:rsidRPr="000F07E7">
          <w:t xml:space="preserve"> </w:t>
        </w:r>
      </w:ins>
      <w:ins w:id="73" w:author="Konstantinova, Mariya V." w:date="2020-10-15T14:16:00Z">
        <w:r w:rsidR="00383A4B">
          <w:t>компонента «</w:t>
        </w:r>
      </w:ins>
      <w:ins w:id="74" w:author="Konstantinova, Mariya V." w:date="2020-10-15T14:15:00Z">
        <w:r w:rsidR="00383A4B">
          <w:t>Диспетчер информационной безопасности</w:t>
        </w:r>
      </w:ins>
      <w:ins w:id="75" w:author="Konstantinova, Mariya V." w:date="2020-10-15T14:16:00Z">
        <w:r w:rsidR="00383A4B">
          <w:t>»</w:t>
        </w:r>
      </w:ins>
      <w:ins w:id="76" w:author="Konstantinova, Mariya V." w:date="2020-10-15T14:15:00Z">
        <w:r w:rsidR="00383A4B">
          <w:t xml:space="preserve"> (далее – </w:t>
        </w:r>
        <w:r w:rsidR="00383A4B" w:rsidRPr="000F07E7">
          <w:t>ДИБ</w:t>
        </w:r>
        <w:r w:rsidR="00383A4B">
          <w:t>)</w:t>
        </w:r>
        <w:r w:rsidR="00383A4B" w:rsidRPr="000F07E7">
          <w:t xml:space="preserve"> Государственной автоматизированной системы правовой статистики </w:t>
        </w:r>
        <w:r w:rsidR="00383A4B">
          <w:t xml:space="preserve">и </w:t>
        </w:r>
      </w:ins>
      <w:ins w:id="77" w:author="Konstantinova, Mariya V." w:date="2020-10-15T14:16:00Z">
        <w:r w:rsidR="00383A4B">
          <w:t xml:space="preserve">предназначенный </w:t>
        </w:r>
        <w:commentRangeStart w:id="78"/>
        <w:r w:rsidR="00383A4B">
          <w:t>для</w:t>
        </w:r>
      </w:ins>
      <w:ins w:id="79" w:author="Konstantinova, Mariya V." w:date="2020-10-15T14:15:00Z">
        <w:r w:rsidR="00383A4B" w:rsidRPr="000F07E7">
          <w:t xml:space="preserve"> включения и отключения подписки на рассылку уведомлений </w:t>
        </w:r>
        <w:r w:rsidR="00383A4B">
          <w:t>об</w:t>
        </w:r>
        <w:r w:rsidR="00383A4B" w:rsidRPr="000F07E7">
          <w:t xml:space="preserve"> </w:t>
        </w:r>
        <w:r w:rsidR="00383A4B">
          <w:t>определенных</w:t>
        </w:r>
        <w:r w:rsidR="00383A4B" w:rsidRPr="000F07E7">
          <w:t xml:space="preserve"> типа</w:t>
        </w:r>
        <w:r w:rsidR="00383A4B">
          <w:t>х</w:t>
        </w:r>
        <w:r w:rsidR="00383A4B" w:rsidRPr="000F07E7">
          <w:t xml:space="preserve"> событий</w:t>
        </w:r>
      </w:ins>
      <w:commentRangeEnd w:id="78"/>
      <w:ins w:id="80" w:author="Konstantinova, Mariya V." w:date="2020-10-15T14:17:00Z">
        <w:r w:rsidR="00383A4B">
          <w:rPr>
            <w:rStyle w:val="affff4"/>
          </w:rPr>
          <w:commentReference w:id="78"/>
        </w:r>
      </w:ins>
      <w:ins w:id="81" w:author="Konstantinova, Mariya V." w:date="2020-10-15T14:15:00Z">
        <w:r w:rsidR="00383A4B" w:rsidRPr="000F07E7">
          <w:t>.</w:t>
        </w:r>
      </w:ins>
    </w:p>
    <w:p w14:paraId="1F5781D6" w14:textId="77777777" w:rsidR="001F46DB" w:rsidRPr="001F46DB" w:rsidRDefault="001F46DB" w:rsidP="001F46DB">
      <w:pPr>
        <w:pStyle w:val="18"/>
        <w:numPr>
          <w:ilvl w:val="0"/>
          <w:numId w:val="117"/>
        </w:numPr>
      </w:pPr>
      <w:bookmarkStart w:id="82" w:name="_Toc40374461"/>
      <w:bookmarkStart w:id="83" w:name="_Toc53664259"/>
      <w:r w:rsidRPr="001F46DB">
        <w:lastRenderedPageBreak/>
        <w:t>Требования к разработке</w:t>
      </w:r>
      <w:bookmarkEnd w:id="82"/>
      <w:bookmarkEnd w:id="83"/>
    </w:p>
    <w:p w14:paraId="7B1CA716" w14:textId="0D1F96CA" w:rsidR="001F46DB" w:rsidRDefault="001F46DB" w:rsidP="001F46DB">
      <w:pPr>
        <w:pStyle w:val="affffffff"/>
        <w:rPr>
          <w:ins w:id="84" w:author="Konstantinova, Mariya V." w:date="2020-10-15T10:26:00Z"/>
        </w:rPr>
      </w:pPr>
      <w:commentRangeStart w:id="85"/>
      <w:r w:rsidRPr="000F07E7">
        <w:t xml:space="preserve">Сервис уведомления </w:t>
      </w:r>
      <w:commentRangeEnd w:id="85"/>
      <w:r w:rsidR="000C758C">
        <w:rPr>
          <w:rStyle w:val="affff4"/>
        </w:rPr>
        <w:commentReference w:id="85"/>
      </w:r>
      <w:r w:rsidRPr="000F07E7">
        <w:t xml:space="preserve">должен выполнять следующие </w:t>
      </w:r>
      <w:commentRangeStart w:id="86"/>
      <w:r w:rsidRPr="000F07E7">
        <w:t>функции</w:t>
      </w:r>
      <w:commentRangeEnd w:id="86"/>
      <w:r w:rsidR="000C758C">
        <w:rPr>
          <w:rStyle w:val="affff4"/>
        </w:rPr>
        <w:commentReference w:id="86"/>
      </w:r>
      <w:r w:rsidRPr="000F07E7">
        <w:t>:</w:t>
      </w:r>
    </w:p>
    <w:p w14:paraId="0FE87B35" w14:textId="1ECB30EA" w:rsidR="00DE2B5D" w:rsidRDefault="002D4CE2">
      <w:pPr>
        <w:pStyle w:val="16"/>
        <w:rPr>
          <w:ins w:id="87" w:author="Konstantinova, Mariya V." w:date="2020-10-15T10:26:00Z"/>
        </w:rPr>
        <w:pPrChange w:id="88" w:author="Konstantinova, Mariya V." w:date="2020-10-15T10:39:00Z">
          <w:pPr>
            <w:pStyle w:val="affffffff"/>
          </w:pPr>
        </w:pPrChange>
      </w:pPr>
      <w:ins w:id="89" w:author="Konstantinova, Mariya V." w:date="2020-10-15T10:38:00Z">
        <w:r>
          <w:t>настройка</w:t>
        </w:r>
      </w:ins>
      <w:commentRangeStart w:id="90"/>
      <w:ins w:id="91" w:author="Konstantinova, Mariya V." w:date="2020-10-15T10:26:00Z">
        <w:r w:rsidR="00DE2B5D" w:rsidRPr="000F07E7">
          <w:t xml:space="preserve"> уведомлений</w:t>
        </w:r>
      </w:ins>
      <w:ins w:id="92" w:author="Konstantinova, Mariya V." w:date="2020-10-15T10:36:00Z">
        <w:r>
          <w:t xml:space="preserve"> (п. </w:t>
        </w:r>
      </w:ins>
      <w:ins w:id="93" w:author="Konstantinova, Mariya V." w:date="2020-10-15T10:37:00Z">
        <w:r>
          <w:fldChar w:fldCharType="begin"/>
        </w:r>
        <w:r>
          <w:instrText xml:space="preserve"> REF _Ref53650682 \n \h </w:instrText>
        </w:r>
      </w:ins>
      <w:r>
        <w:instrText xml:space="preserve"> \* MERGEFORMAT </w:instrText>
      </w:r>
      <w:r>
        <w:fldChar w:fldCharType="separate"/>
      </w:r>
      <w:r w:rsidR="005D3E5A">
        <w:t>2.1</w:t>
      </w:r>
      <w:ins w:id="94" w:author="Konstantinova, Mariya V." w:date="2020-10-15T10:37:00Z">
        <w:r>
          <w:fldChar w:fldCharType="end"/>
        </w:r>
      </w:ins>
      <w:ins w:id="95" w:author="Konstantinova, Mariya V." w:date="2020-10-15T10:36:00Z">
        <w:r>
          <w:t>)</w:t>
        </w:r>
      </w:ins>
      <w:ins w:id="96" w:author="Konstantinova, Mariya V." w:date="2020-10-15T10:26:00Z">
        <w:r w:rsidR="00DE2B5D" w:rsidRPr="000F07E7">
          <w:t>;</w:t>
        </w:r>
      </w:ins>
    </w:p>
    <w:p w14:paraId="10BF2F70" w14:textId="151C8D1B" w:rsidR="00DE2B5D" w:rsidRDefault="00DE2B5D">
      <w:pPr>
        <w:pStyle w:val="16"/>
        <w:rPr>
          <w:ins w:id="97" w:author="Konstantinova, Mariya V." w:date="2020-10-15T10:26:00Z"/>
        </w:rPr>
        <w:pPrChange w:id="98" w:author="Konstantinova, Mariya V." w:date="2020-10-15T10:39:00Z">
          <w:pPr>
            <w:pStyle w:val="affffffff"/>
          </w:pPr>
        </w:pPrChange>
      </w:pPr>
      <w:ins w:id="99" w:author="Konstantinova, Mariya V." w:date="2020-10-15T10:26:00Z">
        <w:r>
          <w:t>оповещение</w:t>
        </w:r>
        <w:r w:rsidRPr="000F07E7">
          <w:t xml:space="preserve"> о новых уведомлениях и их количестве</w:t>
        </w:r>
      </w:ins>
      <w:ins w:id="100" w:author="Konstantinova, Mariya V." w:date="2020-10-15T10:36:00Z">
        <w:r w:rsidR="002D4CE2">
          <w:t xml:space="preserve"> (п. </w:t>
        </w:r>
      </w:ins>
      <w:ins w:id="101" w:author="Konstantinova, Mariya V." w:date="2020-10-15T10:37:00Z">
        <w:r w:rsidR="002D4CE2">
          <w:fldChar w:fldCharType="begin"/>
        </w:r>
        <w:r w:rsidR="002D4CE2">
          <w:instrText xml:space="preserve"> REF _Ref53650685 \n \h </w:instrText>
        </w:r>
      </w:ins>
      <w:r w:rsidR="002D4CE2">
        <w:instrText xml:space="preserve"> \* MERGEFORMAT </w:instrText>
      </w:r>
      <w:r w:rsidR="002D4CE2">
        <w:fldChar w:fldCharType="separate"/>
      </w:r>
      <w:r w:rsidR="005D3E5A">
        <w:t>2.2</w:t>
      </w:r>
      <w:ins w:id="102" w:author="Konstantinova, Mariya V." w:date="2020-10-15T10:37:00Z">
        <w:r w:rsidR="002D4CE2">
          <w:fldChar w:fldCharType="end"/>
        </w:r>
      </w:ins>
      <w:ins w:id="103" w:author="Konstantinova, Mariya V." w:date="2020-10-15T10:36:00Z">
        <w:r w:rsidR="002D4CE2">
          <w:t>)</w:t>
        </w:r>
      </w:ins>
      <w:ins w:id="104" w:author="Konstantinova, Mariya V." w:date="2020-10-15T10:26:00Z">
        <w:r w:rsidRPr="000F07E7">
          <w:t>;</w:t>
        </w:r>
      </w:ins>
    </w:p>
    <w:p w14:paraId="3BC5E672" w14:textId="4949C053" w:rsidR="00DE2B5D" w:rsidRDefault="00DE2B5D">
      <w:pPr>
        <w:pStyle w:val="16"/>
        <w:rPr>
          <w:ins w:id="105" w:author="Konstantinova, Mariya V." w:date="2020-10-15T10:27:00Z"/>
        </w:rPr>
        <w:pPrChange w:id="106" w:author="Konstantinova, Mariya V." w:date="2020-10-15T10:39:00Z">
          <w:pPr>
            <w:pStyle w:val="affffffff"/>
          </w:pPr>
        </w:pPrChange>
      </w:pPr>
      <w:commentRangeStart w:id="107"/>
      <w:ins w:id="108" w:author="Konstantinova, Mariya V." w:date="2020-10-15T10:27:00Z">
        <w:r w:rsidRPr="000F07E7">
          <w:t>просмотр и фильтрация уведомлений</w:t>
        </w:r>
      </w:ins>
      <w:commentRangeEnd w:id="107"/>
      <w:ins w:id="109" w:author="Konstantinova, Mariya V." w:date="2020-10-15T10:30:00Z">
        <w:r>
          <w:rPr>
            <w:rStyle w:val="affff4"/>
          </w:rPr>
          <w:commentReference w:id="107"/>
        </w:r>
      </w:ins>
      <w:ins w:id="110" w:author="Konstantinova, Mariya V." w:date="2020-10-15T10:36:00Z">
        <w:r w:rsidR="002D4CE2">
          <w:t xml:space="preserve"> (п. </w:t>
        </w:r>
      </w:ins>
      <w:ins w:id="111" w:author="Konstantinova, Mariya V." w:date="2020-10-15T10:37:00Z">
        <w:r w:rsidR="002D4CE2">
          <w:fldChar w:fldCharType="begin"/>
        </w:r>
        <w:r w:rsidR="002D4CE2">
          <w:instrText xml:space="preserve"> REF _Ref53650691 \n \h </w:instrText>
        </w:r>
      </w:ins>
      <w:r w:rsidR="002D4CE2">
        <w:instrText xml:space="preserve"> \* MERGEFORMAT </w:instrText>
      </w:r>
      <w:r w:rsidR="002D4CE2">
        <w:fldChar w:fldCharType="separate"/>
      </w:r>
      <w:r w:rsidR="005D3E5A">
        <w:t>2.3</w:t>
      </w:r>
      <w:ins w:id="112" w:author="Konstantinova, Mariya V." w:date="2020-10-15T10:37:00Z">
        <w:r w:rsidR="002D4CE2">
          <w:fldChar w:fldCharType="end"/>
        </w:r>
      </w:ins>
      <w:ins w:id="113" w:author="Konstantinova, Mariya V." w:date="2020-10-15T10:36:00Z">
        <w:r w:rsidR="002D4CE2">
          <w:t>)</w:t>
        </w:r>
      </w:ins>
      <w:ins w:id="114" w:author="Konstantinova, Mariya V." w:date="2020-10-15T10:27:00Z">
        <w:r>
          <w:t>;</w:t>
        </w:r>
      </w:ins>
    </w:p>
    <w:p w14:paraId="6BEF012A" w14:textId="74C5C594" w:rsidR="00DE2B5D" w:rsidRPr="000F07E7" w:rsidRDefault="00DE2B5D">
      <w:pPr>
        <w:pStyle w:val="16"/>
        <w:pPrChange w:id="115" w:author="Konstantinova, Mariya V." w:date="2020-10-15T10:39:00Z">
          <w:pPr>
            <w:pStyle w:val="affffffff"/>
          </w:pPr>
        </w:pPrChange>
      </w:pPr>
      <w:ins w:id="116" w:author="Konstantinova, Mariya V." w:date="2020-10-15T10:27:00Z">
        <w:r>
          <w:t xml:space="preserve">настройка </w:t>
        </w:r>
        <w:r w:rsidRPr="000F07E7">
          <w:t>источников уведомлений</w:t>
        </w:r>
      </w:ins>
      <w:ins w:id="117" w:author="Konstantinova, Mariya V." w:date="2020-10-15T10:36:00Z">
        <w:r w:rsidR="002D4CE2">
          <w:t xml:space="preserve"> (п. </w:t>
        </w:r>
      </w:ins>
      <w:ins w:id="118" w:author="Konstantinova, Mariya V." w:date="2020-10-15T10:38:00Z">
        <w:r w:rsidR="002D4CE2">
          <w:fldChar w:fldCharType="begin"/>
        </w:r>
        <w:r w:rsidR="002D4CE2">
          <w:instrText xml:space="preserve"> REF _Ref53650649 \n \h </w:instrText>
        </w:r>
      </w:ins>
      <w:r w:rsidR="002D4CE2">
        <w:instrText xml:space="preserve"> \* MERGEFORMAT </w:instrText>
      </w:r>
      <w:r w:rsidR="002D4CE2">
        <w:fldChar w:fldCharType="separate"/>
      </w:r>
      <w:r w:rsidR="005D3E5A">
        <w:t>2.4</w:t>
      </w:r>
      <w:ins w:id="119" w:author="Konstantinova, Mariya V." w:date="2020-10-15T10:38:00Z">
        <w:r w:rsidR="002D4CE2">
          <w:fldChar w:fldCharType="end"/>
        </w:r>
      </w:ins>
      <w:ins w:id="120" w:author="Konstantinova, Mariya V." w:date="2020-10-15T10:36:00Z">
        <w:r w:rsidR="002D4CE2">
          <w:t>)</w:t>
        </w:r>
      </w:ins>
      <w:ins w:id="121" w:author="Konstantinova, Mariya V." w:date="2020-10-15T10:27:00Z">
        <w:r>
          <w:t>.</w:t>
        </w:r>
      </w:ins>
      <w:commentRangeEnd w:id="90"/>
      <w:ins w:id="122" w:author="Konstantinova, Mariya V." w:date="2020-10-15T10:33:00Z">
        <w:r>
          <w:rPr>
            <w:rStyle w:val="affff4"/>
          </w:rPr>
          <w:commentReference w:id="90"/>
        </w:r>
      </w:ins>
    </w:p>
    <w:p w14:paraId="1542E79D" w14:textId="2563B2D5" w:rsidR="001F46DB" w:rsidRPr="000F07E7" w:rsidDel="002D4CE2" w:rsidRDefault="001F46DB" w:rsidP="001F46DB">
      <w:pPr>
        <w:pStyle w:val="16"/>
        <w:rPr>
          <w:del w:id="123" w:author="Konstantinova, Mariya V." w:date="2020-10-15T10:39:00Z"/>
        </w:rPr>
      </w:pPr>
      <w:del w:id="124" w:author="Konstantinova, Mariya V." w:date="2020-10-15T10:39:00Z">
        <w:r w:rsidRPr="000F07E7" w:rsidDel="002D4CE2">
          <w:delText>настройку уведомлений – должна быть возможность настройки хранения уведомлений;</w:delText>
        </w:r>
        <w:bookmarkStart w:id="125" w:name="_Toc53664260"/>
        <w:bookmarkEnd w:id="125"/>
      </w:del>
    </w:p>
    <w:p w14:paraId="42BC25D0" w14:textId="3AAE7D31" w:rsidR="001F46DB" w:rsidRPr="000F07E7" w:rsidDel="002D4CE2" w:rsidRDefault="001F46DB" w:rsidP="001F46DB">
      <w:pPr>
        <w:pStyle w:val="16"/>
        <w:rPr>
          <w:del w:id="126" w:author="Konstantinova, Mariya V." w:date="2020-10-15T10:39:00Z"/>
        </w:rPr>
      </w:pPr>
      <w:del w:id="127" w:author="Konstantinova, Mariya V." w:date="2020-10-15T10:16:00Z">
        <w:r w:rsidRPr="000F07E7" w:rsidDel="00E00574">
          <w:delText xml:space="preserve">индикацию </w:delText>
        </w:r>
      </w:del>
      <w:del w:id="128" w:author="Konstantinova, Mariya V." w:date="2020-10-15T10:39:00Z">
        <w:r w:rsidRPr="000F07E7" w:rsidDel="002D4CE2">
          <w:delText>о новых уведомлениях и их количестве – должна быть возможность получать информацию о поступлении новых уведомлений и их количестве;</w:delText>
        </w:r>
        <w:bookmarkStart w:id="129" w:name="_Toc53664261"/>
        <w:bookmarkEnd w:id="129"/>
      </w:del>
    </w:p>
    <w:p w14:paraId="470363BF" w14:textId="7C2BF0ED" w:rsidR="001F46DB" w:rsidRPr="000F07E7" w:rsidDel="002D4CE2" w:rsidRDefault="001F46DB" w:rsidP="001F46DB">
      <w:pPr>
        <w:pStyle w:val="16"/>
        <w:rPr>
          <w:del w:id="130" w:author="Konstantinova, Mariya V." w:date="2020-10-15T10:39:00Z"/>
        </w:rPr>
      </w:pPr>
      <w:del w:id="131" w:author="Konstantinova, Mariya V." w:date="2020-10-15T10:39:00Z">
        <w:r w:rsidRPr="000F07E7" w:rsidDel="002D4CE2">
          <w:delText>выбор источника уведомлений – должна быть возможность подписаться на получение уведомлений из доступных источников, а также отписаться от получения уведомлений;</w:delText>
        </w:r>
        <w:bookmarkStart w:id="132" w:name="_Toc53664262"/>
        <w:bookmarkEnd w:id="132"/>
      </w:del>
    </w:p>
    <w:p w14:paraId="68165F4A" w14:textId="5981C3A1" w:rsidR="001F46DB" w:rsidRPr="000F07E7" w:rsidDel="002D4CE2" w:rsidRDefault="001F46DB" w:rsidP="001F46DB">
      <w:pPr>
        <w:pStyle w:val="16"/>
        <w:rPr>
          <w:del w:id="133" w:author="Konstantinova, Mariya V." w:date="2020-10-15T10:39:00Z"/>
        </w:rPr>
      </w:pPr>
      <w:del w:id="134" w:author="Konstantinova, Mariya V." w:date="2020-10-15T10:39:00Z">
        <w:r w:rsidRPr="000F07E7" w:rsidDel="002D4CE2">
          <w:delText>просмотр и фильтрация уведомлений – должна быть возможность просмотра новых и ранее полученных уведомлений с фильтрацией списка уведомлений по источнику;</w:delText>
        </w:r>
        <w:bookmarkStart w:id="135" w:name="_Toc53664263"/>
        <w:bookmarkEnd w:id="135"/>
      </w:del>
    </w:p>
    <w:p w14:paraId="3D528FF8" w14:textId="095FE872" w:rsidR="001F46DB" w:rsidRPr="000F07E7" w:rsidDel="002D4CE2" w:rsidRDefault="001F46DB" w:rsidP="001F46DB">
      <w:pPr>
        <w:pStyle w:val="16"/>
        <w:rPr>
          <w:del w:id="136" w:author="Konstantinova, Mariya V." w:date="2020-10-15T10:39:00Z"/>
        </w:rPr>
      </w:pPr>
      <w:bookmarkStart w:id="137" w:name="_Hlk39676829"/>
      <w:del w:id="138" w:author="Konstantinova, Mariya V." w:date="2020-10-15T10:39:00Z">
        <w:r w:rsidRPr="000F07E7" w:rsidDel="002D4CE2">
          <w:delText>описание источников уведомлений.</w:delText>
        </w:r>
        <w:bookmarkStart w:id="139" w:name="_Toc53664264"/>
        <w:bookmarkEnd w:id="139"/>
      </w:del>
    </w:p>
    <w:p w14:paraId="236A0120" w14:textId="77777777" w:rsidR="001F46DB" w:rsidRPr="000F07E7" w:rsidRDefault="001F46DB" w:rsidP="001F46DB">
      <w:pPr>
        <w:pStyle w:val="29"/>
        <w:numPr>
          <w:ilvl w:val="1"/>
          <w:numId w:val="117"/>
        </w:numPr>
      </w:pPr>
      <w:bookmarkStart w:id="140" w:name="_Toc40374462"/>
      <w:bookmarkStart w:id="141" w:name="_Ref53650636"/>
      <w:bookmarkStart w:id="142" w:name="_Ref53650682"/>
      <w:bookmarkStart w:id="143" w:name="_Toc53664265"/>
      <w:bookmarkEnd w:id="137"/>
      <w:r w:rsidRPr="000F07E7">
        <w:t>Настройка уведомлений</w:t>
      </w:r>
      <w:bookmarkEnd w:id="140"/>
      <w:bookmarkEnd w:id="141"/>
      <w:bookmarkEnd w:id="142"/>
      <w:bookmarkEnd w:id="143"/>
    </w:p>
    <w:p w14:paraId="7A874E8C" w14:textId="000FD4C0" w:rsidR="00DE2B5D" w:rsidRDefault="00DE2B5D" w:rsidP="001F46DB">
      <w:pPr>
        <w:pStyle w:val="affffffff"/>
        <w:rPr>
          <w:ins w:id="144" w:author="Konstantinova, Mariya V." w:date="2020-10-15T10:31:00Z"/>
        </w:rPr>
      </w:pPr>
      <w:ins w:id="145" w:author="Konstantinova, Mariya V." w:date="2020-10-15T10:31:00Z">
        <w:r>
          <w:t xml:space="preserve">Данная функция предназначена для </w:t>
        </w:r>
        <w:r w:rsidRPr="000F07E7">
          <w:t xml:space="preserve">настройки хранения </w:t>
        </w:r>
        <w:r>
          <w:t xml:space="preserve">и визуализации </w:t>
        </w:r>
        <w:r w:rsidRPr="000F07E7">
          <w:t>уведомлений</w:t>
        </w:r>
        <w:r>
          <w:t>.</w:t>
        </w:r>
      </w:ins>
    </w:p>
    <w:p w14:paraId="34B9EEE9" w14:textId="49B75F76" w:rsidR="001F46DB" w:rsidRPr="000F07E7" w:rsidRDefault="001F46DB" w:rsidP="001F46DB">
      <w:pPr>
        <w:pStyle w:val="affffffff"/>
      </w:pPr>
      <w:r w:rsidRPr="000F07E7">
        <w:t xml:space="preserve">Для </w:t>
      </w:r>
      <w:del w:id="146" w:author="Konstantinova, Mariya V." w:date="2020-10-15T10:31:00Z">
        <w:r w:rsidRPr="000F07E7" w:rsidDel="00DE2B5D">
          <w:delText>обеспечения хранения и визуализации уведомлений</w:delText>
        </w:r>
      </w:del>
      <w:ins w:id="147" w:author="Konstantinova, Mariya V." w:date="2020-10-15T10:31:00Z">
        <w:r w:rsidR="00DE2B5D">
          <w:t>реализации функции</w:t>
        </w:r>
      </w:ins>
      <w:r w:rsidRPr="000F07E7">
        <w:t xml:space="preserve"> </w:t>
      </w:r>
      <w:ins w:id="148" w:author="Konstantinova, Mariya V." w:date="2020-10-15T10:32:00Z">
        <w:r w:rsidR="00DE2B5D" w:rsidRPr="000F07E7">
          <w:t xml:space="preserve">необходимо </w:t>
        </w:r>
      </w:ins>
      <w:r w:rsidRPr="000F07E7">
        <w:t xml:space="preserve">в разделе «Настройки ДИБ» на вкладке «Общие настройки» </w:t>
      </w:r>
      <w:del w:id="149" w:author="Konstantinova, Mariya V." w:date="2020-10-15T10:32:00Z">
        <w:r w:rsidRPr="000F07E7" w:rsidDel="00DE2B5D">
          <w:delText xml:space="preserve">необходимо </w:delText>
        </w:r>
      </w:del>
      <w:r w:rsidRPr="000F07E7">
        <w:t xml:space="preserve">добавить </w:t>
      </w:r>
      <w:del w:id="150" w:author="Konstantinova, Mariya V." w:date="2020-10-15T10:41:00Z">
        <w:r w:rsidRPr="000F07E7" w:rsidDel="004B343B">
          <w:delText xml:space="preserve">закладку </w:delText>
        </w:r>
      </w:del>
      <w:ins w:id="151" w:author="Konstantinova, Mariya V." w:date="2020-10-15T10:41:00Z">
        <w:r w:rsidR="004B343B">
          <w:t>вкладку</w:t>
        </w:r>
        <w:r w:rsidR="004B343B" w:rsidRPr="000F07E7">
          <w:t xml:space="preserve"> </w:t>
        </w:r>
      </w:ins>
      <w:r w:rsidRPr="000F07E7">
        <w:t>«Настройк</w:t>
      </w:r>
      <w:ins w:id="152" w:author="Konstantinova, Mariya V." w:date="2020-10-15T10:42:00Z">
        <w:r w:rsidR="004B343B">
          <w:t>а</w:t>
        </w:r>
      </w:ins>
      <w:del w:id="153" w:author="Konstantinova, Mariya V." w:date="2020-10-15T10:42:00Z">
        <w:r w:rsidRPr="000F07E7" w:rsidDel="004B343B">
          <w:delText>и</w:delText>
        </w:r>
      </w:del>
      <w:r w:rsidRPr="000F07E7">
        <w:t xml:space="preserve"> уведомлений».</w:t>
      </w:r>
    </w:p>
    <w:p w14:paraId="5C0F22A8" w14:textId="3D5CE6A3" w:rsidR="001F46DB" w:rsidRPr="000F07E7" w:rsidRDefault="001F46DB" w:rsidP="001F46DB">
      <w:pPr>
        <w:pStyle w:val="affffffff"/>
      </w:pPr>
      <w:r w:rsidRPr="000F07E7">
        <w:t xml:space="preserve">При переходе </w:t>
      </w:r>
      <w:ins w:id="154" w:author="Konstantinova, Mariya V." w:date="2020-10-15T10:41:00Z">
        <w:r w:rsidR="004B343B">
          <w:t>на вкладку</w:t>
        </w:r>
      </w:ins>
      <w:del w:id="155" w:author="Konstantinova, Mariya V." w:date="2020-10-15T10:41:00Z">
        <w:r w:rsidRPr="000F07E7" w:rsidDel="004B343B">
          <w:delText>в</w:delText>
        </w:r>
      </w:del>
      <w:r w:rsidRPr="000F07E7">
        <w:t xml:space="preserve"> «Настройк</w:t>
      </w:r>
      <w:ins w:id="156" w:author="Konstantinova, Mariya V." w:date="2020-10-15T10:42:00Z">
        <w:r w:rsidR="004B343B">
          <w:t>а</w:t>
        </w:r>
      </w:ins>
      <w:del w:id="157" w:author="Konstantinova, Mariya V." w:date="2020-10-15T10:42:00Z">
        <w:r w:rsidRPr="000F07E7" w:rsidDel="004B343B">
          <w:delText>и</w:delText>
        </w:r>
      </w:del>
      <w:r w:rsidRPr="000F07E7">
        <w:t xml:space="preserve"> уведомлений» </w:t>
      </w:r>
      <w:del w:id="158" w:author="Konstantinova, Mariya V." w:date="2020-10-15T10:32:00Z">
        <w:r w:rsidRPr="000F07E7" w:rsidDel="00DE2B5D">
          <w:delText xml:space="preserve">на </w:delText>
        </w:r>
      </w:del>
      <w:ins w:id="159" w:author="Konstantinova, Mariya V." w:date="2020-10-15T10:32:00Z">
        <w:r w:rsidR="00DE2B5D">
          <w:t>в</w:t>
        </w:r>
        <w:r w:rsidR="00DE2B5D" w:rsidRPr="000F07E7">
          <w:t xml:space="preserve"> </w:t>
        </w:r>
      </w:ins>
      <w:r w:rsidRPr="000F07E7">
        <w:t>рабочей области должны отображаться следующие элементы (</w:t>
      </w:r>
      <w:r w:rsidRPr="000F07E7">
        <w:fldChar w:fldCharType="begin"/>
      </w:r>
      <w:r w:rsidRPr="000F07E7">
        <w:instrText xml:space="preserve"> REF _Ref39680152 \h  \* MERGEFORMAT </w:instrText>
      </w:r>
      <w:r w:rsidRPr="000F07E7">
        <w:fldChar w:fldCharType="separate"/>
      </w:r>
      <w:r w:rsidR="005D3E5A" w:rsidRPr="000F07E7">
        <w:t>Рисунок</w:t>
      </w:r>
      <w:r w:rsidR="005D3E5A" w:rsidRPr="005D3E5A">
        <w:t> </w:t>
      </w:r>
      <w:r w:rsidR="005D3E5A">
        <w:t>1</w:t>
      </w:r>
      <w:r w:rsidRPr="000F07E7">
        <w:fldChar w:fldCharType="end"/>
      </w:r>
      <w:r w:rsidRPr="000F07E7">
        <w:t>):</w:t>
      </w:r>
    </w:p>
    <w:p w14:paraId="4BB161D8" w14:textId="19E8F8CF" w:rsidR="001F46DB" w:rsidRPr="000F07E7" w:rsidRDefault="001F46DB" w:rsidP="00070856">
      <w:pPr>
        <w:pStyle w:val="16"/>
      </w:pPr>
      <w:commentRangeStart w:id="160"/>
      <w:r w:rsidRPr="000F07E7">
        <w:t>название вкладки</w:t>
      </w:r>
      <w:del w:id="161" w:author="Konstantinova, Mariya V." w:date="2020-10-15T10:42:00Z">
        <w:r w:rsidRPr="000F07E7" w:rsidDel="00F16442">
          <w:delText xml:space="preserve"> –</w:delText>
        </w:r>
      </w:del>
      <w:r w:rsidRPr="000F07E7">
        <w:t xml:space="preserve"> </w:t>
      </w:r>
      <w:ins w:id="162" w:author="Konstantinova, Mariya V." w:date="2020-10-15T10:42:00Z">
        <w:r w:rsidR="00F16442">
          <w:t>«</w:t>
        </w:r>
      </w:ins>
      <w:r w:rsidRPr="000F07E7">
        <w:t>Настройк</w:t>
      </w:r>
      <w:ins w:id="163" w:author="Konstantinova, Mariya V." w:date="2020-10-15T10:43:00Z">
        <w:r w:rsidR="00F16442">
          <w:t>а</w:t>
        </w:r>
      </w:ins>
      <w:del w:id="164" w:author="Konstantinova, Mariya V." w:date="2020-10-15T10:43:00Z">
        <w:r w:rsidRPr="000F07E7" w:rsidDel="00F16442">
          <w:delText>и</w:delText>
        </w:r>
      </w:del>
      <w:r w:rsidRPr="000F07E7">
        <w:t xml:space="preserve"> уведомлений</w:t>
      </w:r>
      <w:ins w:id="165" w:author="Konstantinova, Mariya V." w:date="2020-10-15T10:43:00Z">
        <w:r w:rsidR="00F16442">
          <w:t>»</w:t>
        </w:r>
        <w:commentRangeEnd w:id="160"/>
        <w:r w:rsidR="00F16442">
          <w:rPr>
            <w:rStyle w:val="affff4"/>
            <w:rFonts w:eastAsia="Times New Roman"/>
            <w:lang w:eastAsia="ru-RU"/>
          </w:rPr>
          <w:commentReference w:id="160"/>
        </w:r>
      </w:ins>
      <w:r w:rsidRPr="000F07E7">
        <w:t>;</w:t>
      </w:r>
    </w:p>
    <w:p w14:paraId="6F037B00" w14:textId="1F5893BA" w:rsidR="001F46DB" w:rsidRPr="000F07E7" w:rsidRDefault="001F46DB" w:rsidP="00070856">
      <w:pPr>
        <w:pStyle w:val="16"/>
      </w:pPr>
      <w:r w:rsidRPr="000F07E7">
        <w:t xml:space="preserve">название рабочей области </w:t>
      </w:r>
      <w:ins w:id="166" w:author="Konstantinova, Mariya V." w:date="2020-10-15T10:44:00Z">
        <w:r w:rsidR="00ED58DE">
          <w:t>«</w:t>
        </w:r>
      </w:ins>
      <w:del w:id="167" w:author="Konstantinova, Mariya V." w:date="2020-10-15T10:44:00Z">
        <w:r w:rsidRPr="000F07E7" w:rsidDel="00ED58DE">
          <w:delText xml:space="preserve">– </w:delText>
        </w:r>
      </w:del>
      <w:r w:rsidRPr="000F07E7">
        <w:t>Изменение параметров уведомлений</w:t>
      </w:r>
      <w:ins w:id="168" w:author="Konstantinova, Mariya V." w:date="2020-10-15T10:44:00Z">
        <w:r w:rsidR="00ED58DE">
          <w:t>»</w:t>
        </w:r>
      </w:ins>
      <w:r w:rsidRPr="000F07E7">
        <w:t>;</w:t>
      </w:r>
    </w:p>
    <w:p w14:paraId="73929F8A" w14:textId="17F3F5C3" w:rsidR="001F46DB" w:rsidRPr="000F07E7" w:rsidRDefault="001F46DB" w:rsidP="00070856">
      <w:pPr>
        <w:pStyle w:val="16"/>
      </w:pPr>
      <w:commentRangeStart w:id="169"/>
      <w:del w:id="170" w:author="Konstantinova, Mariya V." w:date="2020-10-15T10:44:00Z">
        <w:r w:rsidRPr="000F07E7" w:rsidDel="006E6FCD">
          <w:delText>элемент управления – чек бокс</w:delText>
        </w:r>
      </w:del>
      <w:ins w:id="171" w:author="Konstantinova, Mariya V." w:date="2020-10-15T10:44:00Z">
        <w:r w:rsidR="006E6FCD">
          <w:t>флаг</w:t>
        </w:r>
      </w:ins>
      <w:r w:rsidRPr="000F07E7">
        <w:t xml:space="preserve"> </w:t>
      </w:r>
      <w:commentRangeEnd w:id="169"/>
      <w:r w:rsidR="006E6FCD">
        <w:rPr>
          <w:rStyle w:val="affff4"/>
          <w:rFonts w:eastAsia="Times New Roman"/>
          <w:lang w:eastAsia="ru-RU"/>
        </w:rPr>
        <w:commentReference w:id="169"/>
      </w:r>
      <w:r w:rsidRPr="000F07E7">
        <w:t>«Время хранения уведомлений (в днях)», параметры:</w:t>
      </w:r>
    </w:p>
    <w:p w14:paraId="5AFF6ABD" w14:textId="2635BCAB" w:rsidR="001F46DB" w:rsidRPr="000F07E7" w:rsidRDefault="001F46DB" w:rsidP="00070856">
      <w:pPr>
        <w:pStyle w:val="25"/>
      </w:pPr>
      <w:del w:id="172" w:author="Konstantinova, Mariya V." w:date="2020-10-15T10:49:00Z">
        <w:r w:rsidRPr="000F07E7" w:rsidDel="00E73BF3">
          <w:delText xml:space="preserve">доступна </w:delText>
        </w:r>
      </w:del>
      <w:ins w:id="173" w:author="Konstantinova, Mariya V." w:date="2020-10-15T10:49:00Z">
        <w:r w:rsidR="00E73BF3">
          <w:t>установка флага доступна</w:t>
        </w:r>
      </w:ins>
      <w:del w:id="174" w:author="Konstantinova, Mariya V." w:date="2020-10-15T10:49:00Z">
        <w:r w:rsidRPr="000F07E7" w:rsidDel="00E73BF3">
          <w:delText>для редактирования</w:delText>
        </w:r>
      </w:del>
      <w:r w:rsidRPr="000F07E7">
        <w:t xml:space="preserve"> в </w:t>
      </w:r>
      <w:commentRangeStart w:id="175"/>
      <w:r w:rsidRPr="000F07E7">
        <w:t>режиме редактирования</w:t>
      </w:r>
      <w:commentRangeEnd w:id="175"/>
      <w:r w:rsidR="00E73BF3">
        <w:rPr>
          <w:rStyle w:val="affff4"/>
          <w:rFonts w:eastAsia="Times New Roman"/>
          <w:color w:val="auto"/>
          <w:lang w:eastAsia="ru-RU"/>
        </w:rPr>
        <w:commentReference w:id="175"/>
      </w:r>
      <w:r w:rsidRPr="000F07E7">
        <w:t>;</w:t>
      </w:r>
    </w:p>
    <w:p w14:paraId="13AECD5F" w14:textId="290ED324" w:rsidR="001F46DB" w:rsidRPr="000F07E7" w:rsidRDefault="00E73BF3" w:rsidP="00070856">
      <w:pPr>
        <w:pStyle w:val="25"/>
      </w:pPr>
      <w:ins w:id="176" w:author="Konstantinova, Mariya V." w:date="2020-10-15T10:50:00Z">
        <w:r>
          <w:t>установка флага недоступна</w:t>
        </w:r>
        <w:r w:rsidRPr="000F07E7">
          <w:t xml:space="preserve"> </w:t>
        </w:r>
      </w:ins>
      <w:r w:rsidR="001F46DB" w:rsidRPr="000F07E7">
        <w:t xml:space="preserve">в </w:t>
      </w:r>
      <w:commentRangeStart w:id="177"/>
      <w:r w:rsidR="001F46DB" w:rsidRPr="000F07E7">
        <w:t>режиме просмотра</w:t>
      </w:r>
      <w:commentRangeEnd w:id="177"/>
      <w:r>
        <w:rPr>
          <w:rStyle w:val="affff4"/>
          <w:rFonts w:eastAsia="Times New Roman"/>
          <w:color w:val="auto"/>
          <w:lang w:eastAsia="ru-RU"/>
        </w:rPr>
        <w:commentReference w:id="177"/>
      </w:r>
      <w:del w:id="178" w:author="Konstantinova, Mariya V." w:date="2020-10-15T10:50:00Z">
        <w:r w:rsidR="001F46DB" w:rsidRPr="000F07E7" w:rsidDel="00E73BF3">
          <w:delText xml:space="preserve"> редактирование невозможно</w:delText>
        </w:r>
      </w:del>
      <w:r w:rsidR="001F46DB" w:rsidRPr="000F07E7">
        <w:t>;</w:t>
      </w:r>
    </w:p>
    <w:p w14:paraId="340980E4" w14:textId="2A2FC83E" w:rsidR="001F46DB" w:rsidRPr="000F07E7" w:rsidRDefault="001F46DB" w:rsidP="00070856">
      <w:pPr>
        <w:pStyle w:val="25"/>
      </w:pPr>
      <w:r w:rsidRPr="000F07E7">
        <w:t xml:space="preserve">при </w:t>
      </w:r>
      <w:del w:id="179" w:author="Konstantinova, Mariya V." w:date="2020-10-15T10:53:00Z">
        <w:r w:rsidRPr="000F07E7" w:rsidDel="00E259E1">
          <w:delText xml:space="preserve">значении </w:delText>
        </w:r>
      </w:del>
      <w:ins w:id="180" w:author="Konstantinova, Mariya V." w:date="2020-10-15T10:53:00Z">
        <w:r w:rsidR="00E259E1">
          <w:t>установленном флаге</w:t>
        </w:r>
        <w:r w:rsidR="00E259E1" w:rsidRPr="000F07E7">
          <w:t xml:space="preserve"> </w:t>
        </w:r>
      </w:ins>
      <w:del w:id="181" w:author="Konstantinova, Mariya V." w:date="2020-10-15T10:53:00Z">
        <w:r w:rsidRPr="000F07E7" w:rsidDel="00E259E1">
          <w:delText xml:space="preserve">«да» </w:delText>
        </w:r>
      </w:del>
      <w:del w:id="182" w:author="Konstantinova, Mariya V." w:date="2020-10-15T10:57:00Z">
        <w:r w:rsidRPr="000F07E7" w:rsidDel="00223895">
          <w:delText>функция</w:delText>
        </w:r>
      </w:del>
      <w:ins w:id="183" w:author="Konstantinova, Mariya V." w:date="2020-10-15T10:57:00Z">
        <w:r w:rsidR="00223895">
          <w:t>активирована настройка</w:t>
        </w:r>
      </w:ins>
      <w:r w:rsidRPr="000F07E7">
        <w:t xml:space="preserve"> </w:t>
      </w:r>
      <w:ins w:id="184" w:author="Konstantinova, Mariya V." w:date="2020-10-15T10:57:00Z">
        <w:r w:rsidR="00223895">
          <w:t>времени</w:t>
        </w:r>
      </w:ins>
      <w:ins w:id="185" w:author="Konstantinova, Mariya V." w:date="2020-10-15T10:54:00Z">
        <w:r w:rsidR="00223895" w:rsidRPr="000F07E7">
          <w:t xml:space="preserve"> хранения уведомлений в </w:t>
        </w:r>
      </w:ins>
      <w:ins w:id="186" w:author="Konstantinova, Mariya V." w:date="2020-10-15T10:58:00Z">
        <w:r w:rsidR="00223895">
          <w:t xml:space="preserve">указанных </w:t>
        </w:r>
      </w:ins>
      <w:ins w:id="187" w:author="Konstantinova, Mariya V." w:date="2020-10-15T10:54:00Z">
        <w:r w:rsidR="00223895">
          <w:t>днях</w:t>
        </w:r>
      </w:ins>
      <w:del w:id="188" w:author="Konstantinova, Mariya V." w:date="2020-10-15T10:58:00Z">
        <w:r w:rsidRPr="000F07E7" w:rsidDel="00223895">
          <w:delText>включена и работает</w:delText>
        </w:r>
      </w:del>
      <w:r w:rsidRPr="000F07E7">
        <w:t>;</w:t>
      </w:r>
    </w:p>
    <w:p w14:paraId="6BA27A53" w14:textId="6EE36478" w:rsidR="001F46DB" w:rsidRPr="000F07E7" w:rsidRDefault="00223895" w:rsidP="00070856">
      <w:pPr>
        <w:pStyle w:val="25"/>
      </w:pPr>
      <w:ins w:id="189" w:author="Konstantinova, Mariya V." w:date="2020-10-15T10:58:00Z">
        <w:r w:rsidRPr="000F07E7">
          <w:t xml:space="preserve">при </w:t>
        </w:r>
        <w:r>
          <w:t>снятом флаге</w:t>
        </w:r>
        <w:r w:rsidRPr="000F07E7">
          <w:t xml:space="preserve"> </w:t>
        </w:r>
      </w:ins>
      <w:del w:id="190" w:author="Konstantinova, Mariya V." w:date="2020-10-15T10:58:00Z">
        <w:r w:rsidR="001F46DB" w:rsidRPr="000F07E7" w:rsidDel="00223895">
          <w:delText xml:space="preserve">при значении «нет» </w:delText>
        </w:r>
      </w:del>
      <w:r w:rsidR="001F46DB" w:rsidRPr="000F07E7">
        <w:t>отключена</w:t>
      </w:r>
      <w:ins w:id="191" w:author="Konstantinova, Mariya V." w:date="2020-10-15T10:58:00Z">
        <w:r>
          <w:t xml:space="preserve"> настройка</w:t>
        </w:r>
        <w:r w:rsidRPr="000F07E7">
          <w:t xml:space="preserve"> </w:t>
        </w:r>
        <w:r>
          <w:t>времени</w:t>
        </w:r>
        <w:r w:rsidRPr="000F07E7">
          <w:t xml:space="preserve"> хранения уведомлений</w:t>
        </w:r>
      </w:ins>
      <w:ins w:id="192" w:author="Konstantinova, Mariya V." w:date="2020-10-15T11:00:00Z">
        <w:r>
          <w:t xml:space="preserve"> </w:t>
        </w:r>
        <w:r w:rsidRPr="000F07E7">
          <w:t xml:space="preserve">в </w:t>
        </w:r>
        <w:r>
          <w:t>указанных днях</w:t>
        </w:r>
      </w:ins>
      <w:r w:rsidR="001F46DB" w:rsidRPr="000F07E7">
        <w:t>, уведомления хранятся без ограничений;</w:t>
      </w:r>
    </w:p>
    <w:p w14:paraId="533BB7A4" w14:textId="18C4BA48" w:rsidR="001F46DB" w:rsidRPr="000F07E7" w:rsidRDefault="001F46DB" w:rsidP="00070856">
      <w:pPr>
        <w:pStyle w:val="16"/>
      </w:pPr>
      <w:del w:id="193" w:author="Konstantinova, Mariya V." w:date="2020-10-15T11:00:00Z">
        <w:r w:rsidRPr="000F07E7" w:rsidDel="00223895">
          <w:delText xml:space="preserve">область </w:delText>
        </w:r>
      </w:del>
      <w:ins w:id="194" w:author="Konstantinova, Mariya V." w:date="2020-10-15T11:00:00Z">
        <w:r w:rsidR="00223895">
          <w:t>поле</w:t>
        </w:r>
        <w:r w:rsidR="00223895" w:rsidRPr="000F07E7">
          <w:t xml:space="preserve"> </w:t>
        </w:r>
      </w:ins>
      <w:r w:rsidRPr="000F07E7">
        <w:t xml:space="preserve">ввода значения времени хранения </w:t>
      </w:r>
      <w:ins w:id="195" w:author="Konstantinova, Mariya V." w:date="2020-10-15T11:01:00Z">
        <w:r w:rsidR="00223895" w:rsidRPr="000F07E7">
          <w:t>уведомлений</w:t>
        </w:r>
        <w:r w:rsidR="00223895">
          <w:t xml:space="preserve">, </w:t>
        </w:r>
      </w:ins>
      <w:del w:id="196" w:author="Konstantinova, Mariya V." w:date="2020-10-15T11:00:00Z">
        <w:r w:rsidRPr="000F07E7" w:rsidDel="00223895">
          <w:delText xml:space="preserve">должна </w:delText>
        </w:r>
      </w:del>
      <w:del w:id="197" w:author="Konstantinova, Mariya V." w:date="2020-10-15T11:01:00Z">
        <w:r w:rsidRPr="000F07E7" w:rsidDel="00223895">
          <w:delText xml:space="preserve">иметь следующие </w:delText>
        </w:r>
      </w:del>
      <w:r w:rsidRPr="000F07E7">
        <w:t>параметры:</w:t>
      </w:r>
      <w:del w:id="198" w:author="Konstantinova, Mariya V." w:date="2020-10-15T11:23:00Z">
        <w:r w:rsidRPr="000F07E7" w:rsidDel="009E68EE">
          <w:delText xml:space="preserve"> </w:delText>
        </w:r>
      </w:del>
    </w:p>
    <w:p w14:paraId="3500E13A" w14:textId="1C886BB3" w:rsidR="001F46DB" w:rsidRPr="000F07E7" w:rsidRDefault="001F46DB" w:rsidP="00070856">
      <w:pPr>
        <w:pStyle w:val="25"/>
      </w:pPr>
      <w:del w:id="199" w:author="Konstantinova, Mariya V." w:date="2020-10-15T11:01:00Z">
        <w:r w:rsidRPr="000F07E7" w:rsidDel="00223895">
          <w:delText xml:space="preserve">доступна </w:delText>
        </w:r>
      </w:del>
      <w:ins w:id="200" w:author="Konstantinova, Mariya V." w:date="2020-10-15T11:01:00Z">
        <w:r w:rsidR="00223895">
          <w:t>доступно</w:t>
        </w:r>
        <w:r w:rsidR="00223895" w:rsidRPr="000F07E7">
          <w:t xml:space="preserve"> </w:t>
        </w:r>
      </w:ins>
      <w:r w:rsidRPr="000F07E7">
        <w:t xml:space="preserve">для редактирования в </w:t>
      </w:r>
      <w:commentRangeStart w:id="201"/>
      <w:r w:rsidRPr="000F07E7">
        <w:t>режиме редактирования</w:t>
      </w:r>
      <w:commentRangeEnd w:id="201"/>
      <w:r w:rsidR="00223895">
        <w:rPr>
          <w:rStyle w:val="affff4"/>
          <w:rFonts w:eastAsia="Times New Roman"/>
          <w:color w:val="auto"/>
          <w:lang w:eastAsia="ru-RU"/>
        </w:rPr>
        <w:commentReference w:id="201"/>
      </w:r>
      <w:r w:rsidRPr="000F07E7">
        <w:t>;</w:t>
      </w:r>
    </w:p>
    <w:p w14:paraId="7DCD2EF4" w14:textId="21254FBD" w:rsidR="001F46DB" w:rsidRPr="000F07E7" w:rsidRDefault="00223895" w:rsidP="00070856">
      <w:pPr>
        <w:pStyle w:val="25"/>
      </w:pPr>
      <w:ins w:id="202" w:author="Konstantinova, Mariya V." w:date="2020-10-15T11:02:00Z">
        <w:r>
          <w:t>недоступно</w:t>
        </w:r>
        <w:r w:rsidRPr="000F07E7">
          <w:t xml:space="preserve"> для редактирования </w:t>
        </w:r>
      </w:ins>
      <w:r w:rsidR="001F46DB" w:rsidRPr="000F07E7">
        <w:t xml:space="preserve">в </w:t>
      </w:r>
      <w:commentRangeStart w:id="203"/>
      <w:r w:rsidR="001F46DB" w:rsidRPr="000F07E7">
        <w:t>режиме просмотра</w:t>
      </w:r>
      <w:commentRangeEnd w:id="203"/>
      <w:r>
        <w:rPr>
          <w:rStyle w:val="affff4"/>
          <w:rFonts w:eastAsia="Times New Roman"/>
          <w:color w:val="auto"/>
          <w:lang w:eastAsia="ru-RU"/>
        </w:rPr>
        <w:commentReference w:id="203"/>
      </w:r>
      <w:del w:id="204" w:author="Konstantinova, Mariya V." w:date="2020-10-15T11:02:00Z">
        <w:r w:rsidR="001F46DB" w:rsidRPr="000F07E7" w:rsidDel="00223895">
          <w:delText xml:space="preserve"> редактирование невозможно</w:delText>
        </w:r>
      </w:del>
      <w:r w:rsidR="001F46DB" w:rsidRPr="000F07E7">
        <w:t>;</w:t>
      </w:r>
    </w:p>
    <w:p w14:paraId="438F5262" w14:textId="68AE11D1" w:rsidR="001F46DB" w:rsidRPr="000F07E7" w:rsidRDefault="001F46DB" w:rsidP="00070856">
      <w:pPr>
        <w:pStyle w:val="25"/>
      </w:pPr>
      <w:r w:rsidRPr="000F07E7">
        <w:t xml:space="preserve">содержит </w:t>
      </w:r>
      <w:ins w:id="205" w:author="Konstantinova, Mariya V." w:date="2020-10-15T11:05:00Z">
        <w:r w:rsidR="00A67FA4">
          <w:t xml:space="preserve">количество дней, отсчитываемое </w:t>
        </w:r>
      </w:ins>
      <w:del w:id="206" w:author="Konstantinova, Mariya V." w:date="2020-10-15T11:05:00Z">
        <w:r w:rsidRPr="000F07E7" w:rsidDel="00A67FA4">
          <w:delText xml:space="preserve">значение в днях, </w:delText>
        </w:r>
      </w:del>
      <w:r w:rsidRPr="000F07E7">
        <w:t>от текущей даты</w:t>
      </w:r>
      <w:ins w:id="207" w:author="Konstantinova, Mariya V." w:date="2020-10-15T11:06:00Z">
        <w:r w:rsidR="00A67FA4">
          <w:t>:</w:t>
        </w:r>
      </w:ins>
      <w:del w:id="208" w:author="Konstantinova, Mariya V." w:date="2020-10-15T11:06:00Z">
        <w:r w:rsidRPr="000F07E7" w:rsidDel="00A67FA4">
          <w:delText>,</w:delText>
        </w:r>
      </w:del>
      <w:r w:rsidRPr="000F07E7">
        <w:t xml:space="preserve"> </w:t>
      </w:r>
      <w:del w:id="209" w:author="Konstantinova, Mariya V." w:date="2020-10-15T11:06:00Z">
        <w:r w:rsidRPr="000F07E7" w:rsidDel="00A67FA4">
          <w:delText>за которое должны хранится уведомления (</w:delText>
        </w:r>
      </w:del>
      <w:r w:rsidRPr="000F07E7">
        <w:t xml:space="preserve">например, если текущая дата 06.05.2020 и значение времени </w:t>
      </w:r>
      <w:r w:rsidRPr="000F07E7">
        <w:lastRenderedPageBreak/>
        <w:t xml:space="preserve">хранения </w:t>
      </w:r>
      <w:ins w:id="210" w:author="Konstantinova, Mariya V." w:date="2020-10-15T11:06:00Z">
        <w:r w:rsidR="00A67FA4">
          <w:t>равно</w:t>
        </w:r>
      </w:ins>
      <w:del w:id="211" w:author="Konstantinova, Mariya V." w:date="2020-10-15T11:06:00Z">
        <w:r w:rsidRPr="000F07E7" w:rsidDel="00A67FA4">
          <w:delText>=</w:delText>
        </w:r>
      </w:del>
      <w:r w:rsidRPr="000F07E7">
        <w:t xml:space="preserve"> 2, то уведомления для пользователей должны храниться за период с 04.05.2020 по </w:t>
      </w:r>
      <w:commentRangeStart w:id="212"/>
      <w:r w:rsidRPr="000F07E7">
        <w:t>06.05.2020</w:t>
      </w:r>
      <w:commentRangeEnd w:id="212"/>
      <w:r w:rsidR="00A67FA4">
        <w:rPr>
          <w:rStyle w:val="affff4"/>
          <w:rFonts w:eastAsia="Times New Roman"/>
          <w:color w:val="auto"/>
          <w:lang w:eastAsia="ru-RU"/>
        </w:rPr>
        <w:commentReference w:id="212"/>
      </w:r>
      <w:del w:id="213" w:author="Konstantinova, Mariya V." w:date="2020-10-15T11:07:00Z">
        <w:r w:rsidRPr="000F07E7" w:rsidDel="00A67FA4">
          <w:delText>)</w:delText>
        </w:r>
      </w:del>
      <w:r w:rsidRPr="000F07E7">
        <w:t>;</w:t>
      </w:r>
    </w:p>
    <w:p w14:paraId="6C584A4C" w14:textId="71B7D83E" w:rsidR="001F46DB" w:rsidRPr="000F07E7" w:rsidRDefault="001F46DB" w:rsidP="00070856">
      <w:pPr>
        <w:pStyle w:val="25"/>
      </w:pPr>
      <w:r w:rsidRPr="000F07E7">
        <w:t>возможные принимаемые значения</w:t>
      </w:r>
      <w:ins w:id="214" w:author="Konstantinova, Mariya V." w:date="2020-10-15T11:24:00Z">
        <w:r w:rsidR="009E68EE">
          <w:t>:</w:t>
        </w:r>
      </w:ins>
      <w:r w:rsidRPr="000F07E7">
        <w:t xml:space="preserve"> </w:t>
      </w:r>
      <w:ins w:id="215" w:author="Konstantinova, Mariya V." w:date="2020-10-15T11:24:00Z">
        <w:r w:rsidR="00EB2569" w:rsidRPr="000F07E7">
          <w:t xml:space="preserve">целые числа </w:t>
        </w:r>
        <w:r w:rsidR="00EB2569">
          <w:t xml:space="preserve">от </w:t>
        </w:r>
      </w:ins>
      <w:r w:rsidRPr="000F07E7">
        <w:t>1</w:t>
      </w:r>
      <w:ins w:id="216" w:author="Konstantinova, Mariya V." w:date="2020-10-15T11:24:00Z">
        <w:r w:rsidR="00EB2569">
          <w:t xml:space="preserve"> до</w:t>
        </w:r>
      </w:ins>
      <w:del w:id="217" w:author="Konstantinova, Mariya V." w:date="2020-10-15T11:24:00Z">
        <w:r w:rsidRPr="000F07E7" w:rsidDel="00EB2569">
          <w:delText>-</w:delText>
        </w:r>
      </w:del>
      <w:ins w:id="218" w:author="Konstantinova, Mariya V." w:date="2020-10-15T11:24:00Z">
        <w:r w:rsidR="00EB2569">
          <w:t xml:space="preserve"> </w:t>
        </w:r>
      </w:ins>
      <w:r w:rsidRPr="000F07E7">
        <w:t>183</w:t>
      </w:r>
      <w:del w:id="219" w:author="Konstantinova, Mariya V." w:date="2020-10-15T11:24:00Z">
        <w:r w:rsidRPr="000F07E7" w:rsidDel="00EB2569">
          <w:delText xml:space="preserve"> целые числа</w:delText>
        </w:r>
        <w:r w:rsidRPr="000F07E7" w:rsidDel="009E68EE">
          <w:delText xml:space="preserve"> (дня)</w:delText>
        </w:r>
      </w:del>
      <w:r w:rsidRPr="000F07E7">
        <w:t>.</w:t>
      </w:r>
    </w:p>
    <w:p w14:paraId="12273781" w14:textId="32CDEE9F" w:rsidR="001F46DB" w:rsidRPr="000F07E7" w:rsidRDefault="001F46DB" w:rsidP="00070856">
      <w:pPr>
        <w:pStyle w:val="affffffff"/>
        <w:rPr>
          <w:b/>
          <w:bCs/>
        </w:rPr>
      </w:pPr>
      <w:r w:rsidRPr="000F07E7">
        <w:t>Для сохранения параметров настройки</w:t>
      </w:r>
      <w:del w:id="220" w:author="Konstantinova, Mariya V." w:date="2020-10-15T11:26:00Z">
        <w:r w:rsidRPr="000F07E7" w:rsidDel="00EB2569">
          <w:delText>,</w:delText>
        </w:r>
      </w:del>
      <w:r w:rsidRPr="000F07E7">
        <w:t xml:space="preserve"> необходимо нажать на </w:t>
      </w:r>
      <w:commentRangeStart w:id="221"/>
      <w:del w:id="222" w:author="Konstantinova, Mariya V." w:date="2020-10-15T11:26:00Z">
        <w:r w:rsidRPr="000F07E7" w:rsidDel="00EB2569">
          <w:delText xml:space="preserve">кнопку </w:delText>
        </w:r>
      </w:del>
      <w:ins w:id="223" w:author="Konstantinova, Mariya V." w:date="2020-10-15T11:26:00Z">
        <w:r w:rsidR="00EB2569" w:rsidRPr="000F07E7">
          <w:t>кнопку</w:t>
        </w:r>
        <w:r w:rsidR="00EB2569">
          <w:t> </w:t>
        </w:r>
      </w:ins>
      <w:r w:rsidRPr="000F07E7">
        <w:rPr>
          <w:noProof/>
        </w:rPr>
        <w:drawing>
          <wp:inline distT="0" distB="0" distL="0" distR="0" wp14:anchorId="784F8E52" wp14:editId="1F13CC23">
            <wp:extent cx="140970" cy="1263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21"/>
      <w:r w:rsidR="00EB2569">
        <w:rPr>
          <w:rStyle w:val="affff4"/>
        </w:rPr>
        <w:commentReference w:id="221"/>
      </w:r>
      <w:r w:rsidRPr="000F07E7">
        <w:t>.</w:t>
      </w:r>
    </w:p>
    <w:p w14:paraId="058906F1" w14:textId="77777777" w:rsidR="001F46DB" w:rsidRPr="000F07E7" w:rsidRDefault="001F46DB" w:rsidP="00070856">
      <w:pPr>
        <w:pStyle w:val="affffffffc"/>
      </w:pPr>
      <w:commentRangeStart w:id="224"/>
      <w:r w:rsidRPr="000F07E7">
        <w:drawing>
          <wp:inline distT="0" distB="0" distL="0" distR="0" wp14:anchorId="558B275E" wp14:editId="56721405">
            <wp:extent cx="5925820" cy="2795905"/>
            <wp:effectExtent l="0" t="0" r="0" b="4445"/>
            <wp:docPr id="694217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24"/>
      <w:r w:rsidR="00EB2569">
        <w:rPr>
          <w:rStyle w:val="affff4"/>
          <w:noProof w:val="0"/>
        </w:rPr>
        <w:commentReference w:id="224"/>
      </w:r>
    </w:p>
    <w:p w14:paraId="74DBEC11" w14:textId="084994E9" w:rsidR="001F46DB" w:rsidRPr="000F07E7" w:rsidRDefault="001F46DB" w:rsidP="00070856">
      <w:pPr>
        <w:pStyle w:val="affffffff1"/>
      </w:pPr>
      <w:bookmarkStart w:id="225" w:name="_Ref39680152"/>
      <w:r w:rsidRPr="000F07E7">
        <w:t>Рисунок</w:t>
      </w:r>
      <w:r w:rsidR="00070856">
        <w:rPr>
          <w:lang w:val="en-US"/>
        </w:rPr>
        <w:t> </w:t>
      </w:r>
      <w:fldSimple w:instr=" SEQ Рисунок \* ARABIC ">
        <w:r w:rsidR="005D3E5A">
          <w:rPr>
            <w:noProof/>
          </w:rPr>
          <w:t>1</w:t>
        </w:r>
      </w:fldSimple>
      <w:bookmarkEnd w:id="225"/>
      <w:r w:rsidRPr="000F07E7">
        <w:t xml:space="preserve"> – Макет </w:t>
      </w:r>
      <w:del w:id="226" w:author="Konstantinova, Mariya V." w:date="2020-10-15T10:42:00Z">
        <w:r w:rsidRPr="000F07E7" w:rsidDel="004B343B">
          <w:delText>формы –</w:delText>
        </w:r>
      </w:del>
      <w:ins w:id="227" w:author="Konstantinova, Mariya V." w:date="2020-10-15T10:42:00Z">
        <w:r w:rsidR="004B343B">
          <w:t>вкладки</w:t>
        </w:r>
      </w:ins>
      <w:r w:rsidRPr="000F07E7">
        <w:t xml:space="preserve"> «Настройк</w:t>
      </w:r>
      <w:ins w:id="228" w:author="Konstantinova, Mariya V." w:date="2020-10-15T10:42:00Z">
        <w:r w:rsidR="004B343B">
          <w:t>а</w:t>
        </w:r>
      </w:ins>
      <w:del w:id="229" w:author="Konstantinova, Mariya V." w:date="2020-10-15T10:42:00Z">
        <w:r w:rsidRPr="000F07E7" w:rsidDel="004B343B">
          <w:delText>и</w:delText>
        </w:r>
      </w:del>
      <w:r w:rsidRPr="000F07E7">
        <w:t xml:space="preserve"> уведомлений»</w:t>
      </w:r>
    </w:p>
    <w:p w14:paraId="33FC41EF" w14:textId="77777777" w:rsidR="001F46DB" w:rsidRPr="000F07E7" w:rsidRDefault="001F46DB" w:rsidP="00070856">
      <w:pPr>
        <w:pStyle w:val="29"/>
        <w:numPr>
          <w:ilvl w:val="1"/>
          <w:numId w:val="117"/>
        </w:numPr>
      </w:pPr>
      <w:bookmarkStart w:id="230" w:name="_Toc40374463"/>
      <w:bookmarkStart w:id="231" w:name="_Ref53650641"/>
      <w:bookmarkStart w:id="232" w:name="_Ref53650685"/>
      <w:bookmarkStart w:id="233" w:name="_Toc53664266"/>
      <w:r w:rsidRPr="000F07E7">
        <w:t xml:space="preserve">Оповещение о новых уведомлениях и </w:t>
      </w:r>
      <w:r w:rsidRPr="00070856">
        <w:t>их</w:t>
      </w:r>
      <w:r w:rsidRPr="000F07E7">
        <w:t xml:space="preserve"> количестве</w:t>
      </w:r>
      <w:bookmarkEnd w:id="230"/>
      <w:bookmarkEnd w:id="231"/>
      <w:bookmarkEnd w:id="232"/>
      <w:bookmarkEnd w:id="233"/>
    </w:p>
    <w:p w14:paraId="13D63C92" w14:textId="0F2E4FB0" w:rsidR="00DE2B5D" w:rsidRDefault="00DE2B5D" w:rsidP="00070856">
      <w:pPr>
        <w:pStyle w:val="affffffff"/>
        <w:rPr>
          <w:ins w:id="234" w:author="Konstantinova, Mariya V." w:date="2020-10-15T10:32:00Z"/>
        </w:rPr>
      </w:pPr>
      <w:ins w:id="235" w:author="Konstantinova, Mariya V." w:date="2020-10-15T10:32:00Z">
        <w:r>
          <w:t xml:space="preserve">Данная функция предназначена для </w:t>
        </w:r>
      </w:ins>
      <w:ins w:id="236" w:author="Konstantinova, Mariya V." w:date="2020-10-15T10:33:00Z">
        <w:r>
          <w:t>получения</w:t>
        </w:r>
      </w:ins>
      <w:ins w:id="237" w:author="Konstantinova, Mariya V." w:date="2020-10-15T10:32:00Z">
        <w:r w:rsidRPr="000F07E7">
          <w:t xml:space="preserve"> информаци</w:t>
        </w:r>
      </w:ins>
      <w:ins w:id="238" w:author="Konstantinova, Mariya V." w:date="2020-10-15T10:33:00Z">
        <w:r>
          <w:t>и</w:t>
        </w:r>
      </w:ins>
      <w:ins w:id="239" w:author="Konstantinova, Mariya V." w:date="2020-10-15T10:32:00Z">
        <w:r w:rsidRPr="000F07E7">
          <w:t xml:space="preserve"> о поступлении новых уведомлений и их количестве</w:t>
        </w:r>
      </w:ins>
      <w:ins w:id="240" w:author="Konstantinova, Mariya V." w:date="2020-10-15T10:33:00Z">
        <w:r>
          <w:t>.</w:t>
        </w:r>
      </w:ins>
    </w:p>
    <w:p w14:paraId="6F7A4E1B" w14:textId="76B4BF23" w:rsidR="001F46DB" w:rsidRPr="000F07E7" w:rsidRDefault="001F46DB" w:rsidP="00070856">
      <w:pPr>
        <w:pStyle w:val="affffffff"/>
      </w:pPr>
      <w:r w:rsidRPr="000F07E7">
        <w:t xml:space="preserve">Для </w:t>
      </w:r>
      <w:del w:id="241" w:author="Konstantinova, Mariya V." w:date="2020-10-15T11:42:00Z">
        <w:r w:rsidRPr="000F07E7" w:rsidDel="005A45FE">
          <w:delText xml:space="preserve">отображения </w:delText>
        </w:r>
      </w:del>
      <w:ins w:id="242" w:author="Konstantinova, Mariya V." w:date="2020-10-15T11:42:00Z">
        <w:r w:rsidR="005A45FE">
          <w:t>оповещения</w:t>
        </w:r>
        <w:r w:rsidR="005A45FE" w:rsidRPr="000F07E7">
          <w:t xml:space="preserve"> </w:t>
        </w:r>
      </w:ins>
      <w:ins w:id="243" w:author="Konstantinova, Mariya V." w:date="2020-10-15T11:43:00Z">
        <w:r w:rsidR="005A45FE" w:rsidRPr="000F07E7">
          <w:t xml:space="preserve">о новых уведомлениях и </w:t>
        </w:r>
        <w:r w:rsidR="005A45FE" w:rsidRPr="00070856">
          <w:t>их</w:t>
        </w:r>
        <w:r w:rsidR="005A45FE" w:rsidRPr="000F07E7">
          <w:t xml:space="preserve"> количестве</w:t>
        </w:r>
        <w:r w:rsidR="005A45FE" w:rsidRPr="000F07E7" w:rsidDel="005A45FE">
          <w:t xml:space="preserve"> </w:t>
        </w:r>
      </w:ins>
      <w:del w:id="244" w:author="Konstantinova, Mariya V." w:date="2020-10-15T11:43:00Z">
        <w:r w:rsidRPr="000F07E7" w:rsidDel="005A45FE">
          <w:delText xml:space="preserve">уведомлений </w:delText>
        </w:r>
      </w:del>
      <w:del w:id="245" w:author="Konstantinova, Mariya V." w:date="2020-10-15T11:28:00Z">
        <w:r w:rsidRPr="000F07E7" w:rsidDel="00367AB0">
          <w:delText>необходимо разработать интерфейс отображения -</w:delText>
        </w:r>
      </w:del>
      <w:ins w:id="246" w:author="Konstantinova, Mariya V." w:date="2020-10-15T11:28:00Z">
        <w:r w:rsidR="00367AB0">
          <w:t>должна использоваться</w:t>
        </w:r>
      </w:ins>
      <w:r w:rsidRPr="000F07E7">
        <w:t xml:space="preserve"> кнопк</w:t>
      </w:r>
      <w:ins w:id="247" w:author="Konstantinova, Mariya V." w:date="2020-10-15T11:28:00Z">
        <w:r w:rsidR="00367AB0">
          <w:t>а</w:t>
        </w:r>
      </w:ins>
      <w:ins w:id="248" w:author="Konstantinova, Mariya V." w:date="2020-10-15T11:29:00Z">
        <w:r w:rsidR="00367AB0">
          <w:t xml:space="preserve"> вида</w:t>
        </w:r>
      </w:ins>
      <w:del w:id="249" w:author="Konstantinova, Mariya V." w:date="2020-10-15T11:28:00Z">
        <w:r w:rsidRPr="000F07E7" w:rsidDel="00367AB0">
          <w:delText>у</w:delText>
        </w:r>
      </w:del>
      <w:ins w:id="250" w:author="Konstantinova, Mariya V." w:date="2020-10-15T11:29:00Z">
        <w:r w:rsidR="00367AB0">
          <w:rPr>
            <w:lang w:val="en-US"/>
          </w:rPr>
          <w:t> </w:t>
        </w:r>
      </w:ins>
      <w:del w:id="251" w:author="Konstantinova, Mariya V." w:date="2020-10-15T11:29:00Z">
        <w:r w:rsidRPr="000F07E7" w:rsidDel="00367AB0">
          <w:delText xml:space="preserve"> </w:delText>
        </w:r>
      </w:del>
      <w:r w:rsidRPr="000F07E7">
        <w:rPr>
          <w:noProof/>
        </w:rPr>
        <w:drawing>
          <wp:inline distT="0" distB="0" distL="0" distR="0" wp14:anchorId="7176D99B" wp14:editId="77870EAF">
            <wp:extent cx="342900" cy="333375"/>
            <wp:effectExtent l="0" t="0" r="0" b="9525"/>
            <wp:docPr id="12771435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7E7">
        <w:t xml:space="preserve"> с</w:t>
      </w:r>
      <w:ins w:id="252" w:author="Konstantinova, Mariya V." w:date="2020-10-15T11:29:00Z">
        <w:r w:rsidR="00367AB0">
          <w:t>о</w:t>
        </w:r>
      </w:ins>
      <w:r w:rsidRPr="000F07E7">
        <w:t xml:space="preserve"> счетчиком </w:t>
      </w:r>
      <w:del w:id="253" w:author="Konstantinova, Mariya V." w:date="2020-10-15T11:41:00Z">
        <w:r w:rsidRPr="000F07E7" w:rsidDel="005A45FE">
          <w:delText xml:space="preserve">новых </w:delText>
        </w:r>
      </w:del>
      <w:ins w:id="254" w:author="Konstantinova, Mariya V." w:date="2020-10-15T11:41:00Z">
        <w:r w:rsidR="005A45FE">
          <w:t>непрочитанных</w:t>
        </w:r>
        <w:r w:rsidR="005A45FE" w:rsidRPr="000F07E7">
          <w:t xml:space="preserve"> </w:t>
        </w:r>
      </w:ins>
      <w:r w:rsidRPr="000F07E7">
        <w:t>уведомлений</w:t>
      </w:r>
      <w:ins w:id="255" w:author="Konstantinova, Mariya V." w:date="2020-10-15T11:31:00Z">
        <w:r w:rsidR="00367AB0">
          <w:t>. Данная кнопка должна располагаться</w:t>
        </w:r>
      </w:ins>
      <w:del w:id="256" w:author="Konstantinova, Mariya V." w:date="2020-10-15T11:30:00Z">
        <w:r w:rsidRPr="000F07E7" w:rsidDel="00367AB0">
          <w:delText xml:space="preserve"> </w:delText>
        </w:r>
      </w:del>
      <w:del w:id="257" w:author="Konstantinova, Mariya V." w:date="2020-10-15T11:29:00Z">
        <w:r w:rsidRPr="000F07E7" w:rsidDel="00367AB0">
          <w:delText xml:space="preserve">текущего </w:delText>
        </w:r>
      </w:del>
      <w:del w:id="258" w:author="Konstantinova, Mariya V." w:date="2020-10-15T11:30:00Z">
        <w:r w:rsidRPr="000F07E7" w:rsidDel="00367AB0">
          <w:delText>пользователя</w:delText>
        </w:r>
      </w:del>
      <w:del w:id="259" w:author="Konstantinova, Mariya V." w:date="2020-10-15T11:31:00Z">
        <w:r w:rsidRPr="000F07E7" w:rsidDel="00367AB0">
          <w:delText>,</w:delText>
        </w:r>
      </w:del>
      <w:r w:rsidRPr="000F07E7">
        <w:t xml:space="preserve"> </w:t>
      </w:r>
      <w:del w:id="260" w:author="Konstantinova, Mariya V." w:date="2020-10-15T11:31:00Z">
        <w:r w:rsidRPr="000F07E7" w:rsidDel="00367AB0">
          <w:delText xml:space="preserve">который должен быть расположен на всех формах </w:delText>
        </w:r>
      </w:del>
      <w:r w:rsidRPr="000F07E7">
        <w:t>в правом верхнем углу</w:t>
      </w:r>
      <w:ins w:id="261" w:author="Konstantinova, Mariya V." w:date="2020-10-15T11:31:00Z">
        <w:r w:rsidR="00367AB0">
          <w:t xml:space="preserve"> рядом</w:t>
        </w:r>
      </w:ins>
      <w:del w:id="262" w:author="Konstantinova, Mariya V." w:date="2020-10-15T11:31:00Z">
        <w:r w:rsidRPr="000F07E7" w:rsidDel="00367AB0">
          <w:delText>,</w:delText>
        </w:r>
      </w:del>
      <w:r w:rsidRPr="000F07E7">
        <w:t xml:space="preserve"> </w:t>
      </w:r>
      <w:del w:id="263" w:author="Konstantinova, Mariya V." w:date="2020-10-15T11:31:00Z">
        <w:r w:rsidRPr="000F07E7" w:rsidDel="00367AB0">
          <w:delText>где имя</w:delText>
        </w:r>
      </w:del>
      <w:ins w:id="264" w:author="Konstantinova, Mariya V." w:date="2020-10-15T11:31:00Z">
        <w:r w:rsidR="00367AB0">
          <w:t xml:space="preserve">с </w:t>
        </w:r>
        <w:commentRangeStart w:id="265"/>
        <w:r w:rsidR="00367AB0">
          <w:t>именем</w:t>
        </w:r>
      </w:ins>
      <w:r w:rsidRPr="000F07E7">
        <w:t xml:space="preserve"> </w:t>
      </w:r>
      <w:commentRangeEnd w:id="265"/>
      <w:r w:rsidR="005A45FE">
        <w:rPr>
          <w:rStyle w:val="affff4"/>
        </w:rPr>
        <w:commentReference w:id="265"/>
      </w:r>
      <w:r w:rsidRPr="000F07E7">
        <w:t xml:space="preserve">авторизованного пользователя </w:t>
      </w:r>
      <w:del w:id="266" w:author="Konstantinova, Mariya V." w:date="2020-10-15T11:32:00Z">
        <w:r w:rsidRPr="000F07E7" w:rsidDel="00367AB0">
          <w:delText xml:space="preserve">необходимо разместить </w:delText>
        </w:r>
      </w:del>
      <w:r w:rsidRPr="000F07E7">
        <w:t>(</w:t>
      </w:r>
      <w:r w:rsidRPr="000F07E7">
        <w:fldChar w:fldCharType="begin"/>
      </w:r>
      <w:r w:rsidRPr="000F07E7">
        <w:instrText xml:space="preserve"> REF _Ref39766722 \h  \* MERGEFORMAT </w:instrText>
      </w:r>
      <w:r w:rsidRPr="000F07E7">
        <w:fldChar w:fldCharType="separate"/>
      </w:r>
      <w:r w:rsidR="005D3E5A" w:rsidRPr="000F07E7">
        <w:t>Рисунок</w:t>
      </w:r>
      <w:r w:rsidR="005D3E5A" w:rsidRPr="005D3E5A">
        <w:t> </w:t>
      </w:r>
      <w:r w:rsidR="005D3E5A">
        <w:t>2</w:t>
      </w:r>
      <w:r w:rsidRPr="000F07E7">
        <w:fldChar w:fldCharType="end"/>
      </w:r>
      <w:r w:rsidRPr="000F07E7">
        <w:t>).</w:t>
      </w:r>
    </w:p>
    <w:p w14:paraId="42134B4F" w14:textId="77777777" w:rsidR="001F46DB" w:rsidRPr="000F07E7" w:rsidRDefault="001F46DB" w:rsidP="00070856">
      <w:pPr>
        <w:pStyle w:val="affffffffc"/>
      </w:pPr>
      <w:r w:rsidRPr="000F07E7">
        <w:drawing>
          <wp:inline distT="0" distB="0" distL="0" distR="0" wp14:anchorId="134B47B0" wp14:editId="4A09E502">
            <wp:extent cx="2362200" cy="609600"/>
            <wp:effectExtent l="0" t="0" r="0" b="0"/>
            <wp:docPr id="11584930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E5F2" w14:textId="51A7830C" w:rsidR="001F46DB" w:rsidRPr="000F07E7" w:rsidRDefault="001F46DB" w:rsidP="00070856">
      <w:pPr>
        <w:pStyle w:val="affffffff1"/>
      </w:pPr>
      <w:bookmarkStart w:id="267" w:name="_Ref39766722"/>
      <w:r w:rsidRPr="000F07E7">
        <w:t>Рисунок</w:t>
      </w:r>
      <w:r w:rsidR="00070856">
        <w:rPr>
          <w:lang w:val="en-US"/>
        </w:rPr>
        <w:t> </w:t>
      </w:r>
      <w:fldSimple w:instr=" SEQ Рисунок \* ARABIC ">
        <w:r w:rsidR="005D3E5A">
          <w:rPr>
            <w:noProof/>
          </w:rPr>
          <w:t>2</w:t>
        </w:r>
      </w:fldSimple>
      <w:bookmarkEnd w:id="267"/>
      <w:r w:rsidRPr="000F07E7">
        <w:t xml:space="preserve"> – Макет </w:t>
      </w:r>
      <w:ins w:id="268" w:author="Konstantinova, Mariya V." w:date="2020-10-15T11:32:00Z">
        <w:r w:rsidR="000104AD">
          <w:t>кнопки со счетчиком</w:t>
        </w:r>
      </w:ins>
      <w:del w:id="269" w:author="Konstantinova, Mariya V." w:date="2020-10-15T11:32:00Z">
        <w:r w:rsidRPr="000F07E7" w:rsidDel="00367AB0">
          <w:delText xml:space="preserve">формы – «Общий вид </w:delText>
        </w:r>
        <w:r w:rsidRPr="000F07E7" w:rsidDel="000104AD">
          <w:delText>индикатора</w:delText>
        </w:r>
      </w:del>
      <w:r w:rsidRPr="000F07E7">
        <w:t xml:space="preserve"> </w:t>
      </w:r>
      <w:ins w:id="270" w:author="Konstantinova, Mariya V." w:date="2020-10-15T11:43:00Z">
        <w:r w:rsidR="005A45FE">
          <w:t>непрочитанных</w:t>
        </w:r>
        <w:r w:rsidR="005A45FE" w:rsidRPr="000F07E7">
          <w:t xml:space="preserve"> </w:t>
        </w:r>
      </w:ins>
      <w:r w:rsidRPr="000F07E7">
        <w:t>уведомлений</w:t>
      </w:r>
      <w:del w:id="271" w:author="Konstantinova, Mariya V." w:date="2020-10-15T11:32:00Z">
        <w:r w:rsidRPr="000F07E7" w:rsidDel="00367AB0">
          <w:delText>»</w:delText>
        </w:r>
      </w:del>
    </w:p>
    <w:p w14:paraId="5846AEFA" w14:textId="29375E87" w:rsidR="009C3886" w:rsidRDefault="001F46DB" w:rsidP="00070856">
      <w:pPr>
        <w:pStyle w:val="affffffff"/>
        <w:rPr>
          <w:ins w:id="272" w:author="Konstantinova, Mariya V." w:date="2020-10-15T11:38:00Z"/>
        </w:rPr>
      </w:pPr>
      <w:r w:rsidRPr="000F07E7">
        <w:t>Счетчик уведомлений должен отображать количество не</w:t>
      </w:r>
      <w:del w:id="273" w:author="Konstantinova, Mariya V." w:date="2020-10-15T11:33:00Z">
        <w:r w:rsidRPr="000F07E7" w:rsidDel="006173F6">
          <w:delText xml:space="preserve"> </w:delText>
        </w:r>
      </w:del>
      <w:r w:rsidRPr="000F07E7">
        <w:t>прочитанных уведомлений. Если число новых уведомлений больше значения</w:t>
      </w:r>
      <w:ins w:id="274" w:author="Konstantinova, Mariya V." w:date="2020-10-15T11:33:00Z">
        <w:r w:rsidR="006173F6">
          <w:t>,</w:t>
        </w:r>
      </w:ins>
      <w:r w:rsidRPr="000F07E7">
        <w:t xml:space="preserve"> установленного </w:t>
      </w:r>
      <w:commentRangeStart w:id="275"/>
      <w:r w:rsidRPr="000F07E7">
        <w:t xml:space="preserve">в настройках уведомлений «Количество отображаемых </w:t>
      </w:r>
      <w:r w:rsidRPr="000F07E7">
        <w:lastRenderedPageBreak/>
        <w:t>уведомлений»</w:t>
      </w:r>
      <w:commentRangeEnd w:id="275"/>
      <w:r w:rsidR="00324AF8">
        <w:rPr>
          <w:rStyle w:val="affff4"/>
        </w:rPr>
        <w:commentReference w:id="275"/>
      </w:r>
      <w:r w:rsidRPr="000F07E7">
        <w:t xml:space="preserve"> </w:t>
      </w:r>
      <w:commentRangeStart w:id="276"/>
      <w:r w:rsidRPr="000F07E7">
        <w:t>при достижении количества больше 99</w:t>
      </w:r>
      <w:del w:id="277" w:author="Konstantinova, Mariya V." w:date="2020-10-15T11:37:00Z">
        <w:r w:rsidRPr="000F07E7" w:rsidDel="00324AF8">
          <w:delText xml:space="preserve"> шт.</w:delText>
        </w:r>
      </w:del>
      <w:commentRangeEnd w:id="276"/>
      <w:r w:rsidR="00324AF8">
        <w:rPr>
          <w:rStyle w:val="affff4"/>
        </w:rPr>
        <w:commentReference w:id="276"/>
      </w:r>
      <w:r w:rsidRPr="000F07E7">
        <w:t xml:space="preserve">, </w:t>
      </w:r>
      <w:commentRangeStart w:id="278"/>
      <w:r w:rsidRPr="000F07E7">
        <w:t xml:space="preserve">то счетчик должен принимать </w:t>
      </w:r>
      <w:del w:id="279" w:author="Konstantinova, Mariya V." w:date="2020-10-15T11:38:00Z">
        <w:r w:rsidRPr="000F07E7" w:rsidDel="00324AF8">
          <w:delText xml:space="preserve">следующий </w:delText>
        </w:r>
      </w:del>
      <w:r w:rsidRPr="000F07E7">
        <w:t>вид «</w:t>
      </w:r>
      <w:del w:id="280" w:author="Konstantinova, Mariya V." w:date="2020-10-15T11:38:00Z">
        <w:r w:rsidRPr="000F07E7" w:rsidDel="00324AF8">
          <w:delText>[</w:delText>
        </w:r>
      </w:del>
      <w:r w:rsidRPr="000F07E7">
        <w:rPr>
          <w:b/>
          <w:bCs/>
        </w:rPr>
        <w:t>99</w:t>
      </w:r>
      <w:del w:id="281" w:author="Konstantinova, Mariya V." w:date="2020-10-15T11:38:00Z">
        <w:r w:rsidRPr="000F07E7" w:rsidDel="00324AF8">
          <w:delText xml:space="preserve">] </w:delText>
        </w:r>
      </w:del>
      <w:r w:rsidRPr="000F07E7">
        <w:t>+».</w:t>
      </w:r>
      <w:del w:id="282" w:author="Konstantinova, Mariya V." w:date="2020-10-15T11:38:00Z">
        <w:r w:rsidRPr="000F07E7" w:rsidDel="009C3886">
          <w:delText xml:space="preserve"> </w:delText>
        </w:r>
      </w:del>
      <w:commentRangeEnd w:id="278"/>
      <w:r w:rsidR="00324AF8">
        <w:rPr>
          <w:rStyle w:val="affff4"/>
        </w:rPr>
        <w:commentReference w:id="278"/>
      </w:r>
    </w:p>
    <w:p w14:paraId="304E635C" w14:textId="33063E6A" w:rsidR="001F46DB" w:rsidRPr="000F07E7" w:rsidRDefault="001F46DB" w:rsidP="00070856">
      <w:pPr>
        <w:pStyle w:val="affffffff"/>
      </w:pPr>
      <w:r w:rsidRPr="000F07E7">
        <w:t xml:space="preserve">При наведении курсора на кнопку должна отображаться подсказка «Всего новых </w:t>
      </w:r>
      <w:commentRangeStart w:id="283"/>
      <w:r w:rsidRPr="000F07E7">
        <w:t xml:space="preserve">уведомлений </w:t>
      </w:r>
      <w:commentRangeEnd w:id="283"/>
      <w:r w:rsidR="009C3886">
        <w:rPr>
          <w:rStyle w:val="affff4"/>
        </w:rPr>
        <w:commentReference w:id="283"/>
      </w:r>
      <w:commentRangeStart w:id="284"/>
      <w:r w:rsidRPr="000F07E7">
        <w:t>[Х]</w:t>
      </w:r>
      <w:commentRangeEnd w:id="284"/>
      <w:r w:rsidR="009C3886">
        <w:rPr>
          <w:rStyle w:val="affff4"/>
        </w:rPr>
        <w:commentReference w:id="284"/>
      </w:r>
      <w:r w:rsidRPr="000F07E7">
        <w:t>»</w:t>
      </w:r>
      <w:ins w:id="285" w:author="Konstantinova, Mariya V." w:date="2020-10-15T11:39:00Z">
        <w:r w:rsidR="009C3886">
          <w:t>,</w:t>
        </w:r>
      </w:ins>
      <w:r w:rsidRPr="000F07E7">
        <w:t xml:space="preserve"> где Х </w:t>
      </w:r>
      <w:ins w:id="286" w:author="Konstantinova, Mariya V." w:date="2020-10-15T11:39:00Z">
        <w:r w:rsidR="009C3886">
          <w:t xml:space="preserve">– </w:t>
        </w:r>
      </w:ins>
      <w:r w:rsidRPr="000F07E7">
        <w:t xml:space="preserve">общее число </w:t>
      </w:r>
      <w:del w:id="287" w:author="Konstantinova, Mariya V." w:date="2020-10-15T11:39:00Z">
        <w:r w:rsidRPr="000F07E7" w:rsidDel="009C3886">
          <w:delText xml:space="preserve">новых </w:delText>
        </w:r>
      </w:del>
      <w:ins w:id="288" w:author="Konstantinova, Mariya V." w:date="2020-10-15T11:39:00Z">
        <w:r w:rsidR="009C3886">
          <w:t>непрочитанных</w:t>
        </w:r>
        <w:r w:rsidR="009C3886" w:rsidRPr="000F07E7">
          <w:t xml:space="preserve"> </w:t>
        </w:r>
      </w:ins>
      <w:r w:rsidRPr="000F07E7">
        <w:t xml:space="preserve">уведомлений </w:t>
      </w:r>
      <w:del w:id="289" w:author="Konstantinova, Mariya V." w:date="2020-10-15T11:40:00Z">
        <w:r w:rsidRPr="000F07E7" w:rsidDel="009C3886">
          <w:delText xml:space="preserve">для пользователя </w:delText>
        </w:r>
      </w:del>
      <w:r w:rsidRPr="000F07E7">
        <w:t>без учета ограничени</w:t>
      </w:r>
      <w:ins w:id="290" w:author="Konstantinova, Mariya V." w:date="2020-10-15T11:40:00Z">
        <w:r w:rsidR="009C3886">
          <w:t>я</w:t>
        </w:r>
      </w:ins>
      <w:del w:id="291" w:author="Konstantinova, Mariya V." w:date="2020-10-15T11:40:00Z">
        <w:r w:rsidRPr="000F07E7" w:rsidDel="009C3886">
          <w:delText>й</w:delText>
        </w:r>
      </w:del>
      <w:r w:rsidRPr="000F07E7">
        <w:t xml:space="preserve"> отображения.</w:t>
      </w:r>
    </w:p>
    <w:p w14:paraId="4A46905F" w14:textId="77777777" w:rsidR="001F46DB" w:rsidRPr="000F07E7" w:rsidRDefault="001F46DB" w:rsidP="002D4CE2">
      <w:pPr>
        <w:pStyle w:val="29"/>
        <w:numPr>
          <w:ilvl w:val="1"/>
          <w:numId w:val="117"/>
        </w:numPr>
      </w:pPr>
      <w:bookmarkStart w:id="292" w:name="_Toc40374464"/>
      <w:bookmarkStart w:id="293" w:name="_Ref53650646"/>
      <w:bookmarkStart w:id="294" w:name="_Ref53650691"/>
      <w:bookmarkStart w:id="295" w:name="_Toc53664267"/>
      <w:r w:rsidRPr="000F07E7">
        <w:t xml:space="preserve">Просмотр и </w:t>
      </w:r>
      <w:commentRangeStart w:id="296"/>
      <w:r w:rsidRPr="000F07E7">
        <w:t xml:space="preserve">фильтрация </w:t>
      </w:r>
      <w:commentRangeEnd w:id="296"/>
      <w:r w:rsidR="00285166">
        <w:rPr>
          <w:rStyle w:val="affff4"/>
          <w:b w:val="0"/>
          <w:lang w:val="ru-RU" w:eastAsia="ru-RU"/>
        </w:rPr>
        <w:commentReference w:id="296"/>
      </w:r>
      <w:r w:rsidRPr="00070856">
        <w:t>уведомлений</w:t>
      </w:r>
      <w:bookmarkEnd w:id="292"/>
      <w:bookmarkEnd w:id="293"/>
      <w:bookmarkEnd w:id="294"/>
      <w:bookmarkEnd w:id="295"/>
    </w:p>
    <w:p w14:paraId="1215E5DE" w14:textId="20B70253" w:rsidR="00DE2B5D" w:rsidRDefault="00DE2B5D" w:rsidP="00070856">
      <w:pPr>
        <w:pStyle w:val="affffffff"/>
        <w:rPr>
          <w:ins w:id="297" w:author="Konstantinova, Mariya V." w:date="2020-10-15T10:27:00Z"/>
        </w:rPr>
      </w:pPr>
      <w:ins w:id="298" w:author="Konstantinova, Mariya V." w:date="2020-10-15T10:28:00Z">
        <w:r>
          <w:t>Данная ф</w:t>
        </w:r>
      </w:ins>
      <w:ins w:id="299" w:author="Konstantinova, Mariya V." w:date="2020-10-15T10:27:00Z">
        <w:r>
          <w:t xml:space="preserve">ункция предназначена для </w:t>
        </w:r>
      </w:ins>
      <w:ins w:id="300" w:author="Konstantinova, Mariya V." w:date="2020-10-15T10:28:00Z">
        <w:r w:rsidRPr="000F07E7">
          <w:t xml:space="preserve">просмотра новых </w:t>
        </w:r>
        <w:r>
          <w:t>и ранее полученных уведомлений и</w:t>
        </w:r>
        <w:r w:rsidRPr="000F07E7">
          <w:t xml:space="preserve"> фильтраци</w:t>
        </w:r>
      </w:ins>
      <w:ins w:id="301" w:author="Konstantinova, Mariya V." w:date="2020-10-15T10:29:00Z">
        <w:r>
          <w:t>и</w:t>
        </w:r>
      </w:ins>
      <w:ins w:id="302" w:author="Konstantinova, Mariya V." w:date="2020-10-15T10:28:00Z">
        <w:r w:rsidRPr="000F07E7">
          <w:t xml:space="preserve"> списка уведомлений по источнику</w:t>
        </w:r>
      </w:ins>
      <w:ins w:id="303" w:author="Konstantinova, Mariya V." w:date="2020-10-15T10:29:00Z">
        <w:r>
          <w:t>.</w:t>
        </w:r>
      </w:ins>
    </w:p>
    <w:p w14:paraId="43CD22EC" w14:textId="5316354E" w:rsidR="00722506" w:rsidRDefault="001F46DB" w:rsidP="00070856">
      <w:pPr>
        <w:pStyle w:val="affffffff"/>
        <w:rPr>
          <w:ins w:id="304" w:author="Konstantinova, Mariya V." w:date="2020-10-15T11:48:00Z"/>
        </w:rPr>
      </w:pPr>
      <w:r w:rsidRPr="000F07E7">
        <w:t xml:space="preserve">Просмотр уведомлений </w:t>
      </w:r>
      <w:ins w:id="305" w:author="Konstantinova, Mariya V." w:date="2020-10-15T11:47:00Z">
        <w:r w:rsidR="00E35B5E">
          <w:t xml:space="preserve">должен быть </w:t>
        </w:r>
      </w:ins>
      <w:ins w:id="306" w:author="Konstantinova, Mariya V." w:date="2020-10-15T11:48:00Z">
        <w:r w:rsidR="00E35B5E">
          <w:t>доступен</w:t>
        </w:r>
      </w:ins>
      <w:ins w:id="307" w:author="Konstantinova, Mariya V." w:date="2020-10-15T11:47:00Z">
        <w:r w:rsidR="00E35B5E">
          <w:t xml:space="preserve"> на панели уведомлений</w:t>
        </w:r>
      </w:ins>
      <w:ins w:id="308" w:author="Konstantinova, Mariya V." w:date="2020-10-15T11:48:00Z">
        <w:r w:rsidR="00E35B5E">
          <w:t xml:space="preserve"> </w:t>
        </w:r>
        <w:r w:rsidR="00E35B5E" w:rsidRPr="000F07E7">
          <w:t>(</w:t>
        </w:r>
        <w:r w:rsidR="00E35B5E" w:rsidRPr="000F07E7">
          <w:fldChar w:fldCharType="begin"/>
        </w:r>
        <w:r w:rsidR="00E35B5E" w:rsidRPr="000F07E7">
          <w:instrText xml:space="preserve"> REF _Ref40374184 \h  \* MERGEFORMAT </w:instrText>
        </w:r>
      </w:ins>
      <w:ins w:id="309" w:author="Konstantinova, Mariya V." w:date="2020-10-15T11:48:00Z">
        <w:r w:rsidR="00E35B5E" w:rsidRPr="000F07E7">
          <w:fldChar w:fldCharType="separate"/>
        </w:r>
      </w:ins>
      <w:r w:rsidR="005D3E5A" w:rsidRPr="000F07E7">
        <w:t>Рисунок</w:t>
      </w:r>
      <w:r w:rsidR="005D3E5A" w:rsidRPr="005D3E5A">
        <w:t> </w:t>
      </w:r>
      <w:r w:rsidR="005D3E5A">
        <w:t>3</w:t>
      </w:r>
      <w:ins w:id="310" w:author="Konstantinova, Mariya V." w:date="2020-10-15T11:48:00Z">
        <w:r w:rsidR="00E35B5E" w:rsidRPr="000F07E7">
          <w:fldChar w:fldCharType="end"/>
        </w:r>
        <w:r w:rsidR="00E35B5E" w:rsidRPr="000F07E7">
          <w:t>)</w:t>
        </w:r>
      </w:ins>
      <w:ins w:id="311" w:author="Konstantinova, Mariya V." w:date="2020-10-15T11:47:00Z">
        <w:r w:rsidR="00E35B5E">
          <w:t xml:space="preserve">. Переход к панели уведомлений должен выполняться нажатием на кнопку </w:t>
        </w:r>
      </w:ins>
      <w:del w:id="312" w:author="Konstantinova, Mariya V." w:date="2020-10-15T11:47:00Z">
        <w:r w:rsidRPr="000F07E7" w:rsidDel="00E35B5E">
          <w:delText xml:space="preserve">осуществляется путем нажатия на кнопку «индикатор уведомлений». По нажатию на иконку </w:delText>
        </w:r>
      </w:del>
      <w:ins w:id="313" w:author="Konstantinova, Mariya V." w:date="2020-10-15T11:47:00Z">
        <w:r w:rsidR="00E35B5E">
          <w:t>вида </w:t>
        </w:r>
      </w:ins>
      <w:r w:rsidRPr="000F07E7">
        <w:rPr>
          <w:noProof/>
        </w:rPr>
        <w:drawing>
          <wp:inline distT="0" distB="0" distL="0" distR="0" wp14:anchorId="78A34ECC" wp14:editId="2C12D67B">
            <wp:extent cx="266700" cy="245745"/>
            <wp:effectExtent l="0" t="0" r="0" b="1905"/>
            <wp:docPr id="13993930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7E7">
        <w:t xml:space="preserve"> </w:t>
      </w:r>
      <w:del w:id="314" w:author="Konstantinova, Mariya V." w:date="2020-10-15T11:48:00Z">
        <w:r w:rsidRPr="000F07E7" w:rsidDel="00E35B5E">
          <w:delText>должна открываться панель уведомлений (</w:delText>
        </w:r>
        <w:r w:rsidRPr="000F07E7" w:rsidDel="00E35B5E">
          <w:fldChar w:fldCharType="begin"/>
        </w:r>
        <w:r w:rsidRPr="000F07E7" w:rsidDel="00E35B5E">
          <w:delInstrText xml:space="preserve"> REF _Ref40374184 \h  \* MERGEFORMAT </w:delInstrText>
        </w:r>
        <w:r w:rsidRPr="000F07E7" w:rsidDel="00E35B5E">
          <w:fldChar w:fldCharType="separate"/>
        </w:r>
        <w:r w:rsidR="00AF35BC" w:rsidRPr="000F07E7" w:rsidDel="00E35B5E">
          <w:delText>Рисунок</w:delText>
        </w:r>
        <w:r w:rsidR="00AF35BC" w:rsidRPr="00AF35BC" w:rsidDel="00E35B5E">
          <w:delText> </w:delText>
        </w:r>
        <w:r w:rsidR="00AF35BC" w:rsidDel="00E35B5E">
          <w:delText>3</w:delText>
        </w:r>
        <w:r w:rsidRPr="000F07E7" w:rsidDel="00E35B5E">
          <w:fldChar w:fldCharType="end"/>
        </w:r>
        <w:r w:rsidRPr="000F07E7" w:rsidDel="00E35B5E">
          <w:delText>)</w:delText>
        </w:r>
      </w:del>
      <w:r w:rsidRPr="000F07E7">
        <w:t xml:space="preserve">. </w:t>
      </w:r>
      <w:commentRangeStart w:id="315"/>
      <w:r w:rsidRPr="000F07E7">
        <w:t>Сортировка уведомлений от новых к старым.</w:t>
      </w:r>
      <w:commentRangeEnd w:id="315"/>
      <w:r w:rsidR="00722506">
        <w:rPr>
          <w:rStyle w:val="affff4"/>
        </w:rPr>
        <w:commentReference w:id="315"/>
      </w:r>
    </w:p>
    <w:p w14:paraId="101D5F16" w14:textId="32DCDCE2" w:rsidR="001F46DB" w:rsidRPr="000F07E7" w:rsidRDefault="001F46DB" w:rsidP="00070856">
      <w:pPr>
        <w:pStyle w:val="affffffff"/>
      </w:pPr>
      <w:del w:id="316" w:author="Konstantinova, Mariya V." w:date="2020-10-15T11:48:00Z">
        <w:r w:rsidRPr="000F07E7" w:rsidDel="00722506">
          <w:delText xml:space="preserve"> </w:delText>
        </w:r>
      </w:del>
      <w:r w:rsidRPr="000F07E7">
        <w:t xml:space="preserve">Панель </w:t>
      </w:r>
      <w:ins w:id="317" w:author="Konstantinova, Mariya V." w:date="2020-10-15T11:49:00Z">
        <w:r w:rsidR="00722506" w:rsidRPr="000F07E7">
          <w:t xml:space="preserve">уведомлений </w:t>
        </w:r>
      </w:ins>
      <w:r w:rsidRPr="000F07E7">
        <w:t xml:space="preserve">должна содержать </w:t>
      </w:r>
      <w:ins w:id="318" w:author="Konstantinova, Mariya V." w:date="2020-10-15T11:49:00Z">
        <w:r w:rsidR="00722506">
          <w:t xml:space="preserve">следующие </w:t>
        </w:r>
      </w:ins>
      <w:commentRangeStart w:id="319"/>
      <w:r w:rsidRPr="000F07E7">
        <w:t>элементы</w:t>
      </w:r>
      <w:commentRangeEnd w:id="319"/>
      <w:r w:rsidR="001931A1">
        <w:rPr>
          <w:rStyle w:val="affff4"/>
        </w:rPr>
        <w:commentReference w:id="319"/>
      </w:r>
      <w:del w:id="320" w:author="Konstantinova, Mariya V." w:date="2020-10-15T11:49:00Z">
        <w:r w:rsidRPr="000F07E7" w:rsidDel="00722506">
          <w:delText xml:space="preserve"> управления</w:delText>
        </w:r>
      </w:del>
      <w:r w:rsidRPr="000F07E7">
        <w:t>:</w:t>
      </w:r>
    </w:p>
    <w:p w14:paraId="51D588E9" w14:textId="48C10204" w:rsidR="001F46DB" w:rsidRPr="000F07E7" w:rsidRDefault="00722506" w:rsidP="00070856">
      <w:pPr>
        <w:pStyle w:val="16"/>
      </w:pPr>
      <w:ins w:id="321" w:author="Konstantinova, Mariya V." w:date="2020-10-15T11:49:00Z">
        <w:r>
          <w:t>Поле поиска</w:t>
        </w:r>
      </w:ins>
      <w:del w:id="322" w:author="Konstantinova, Mariya V." w:date="2020-10-15T11:49:00Z">
        <w:r w:rsidR="001F46DB" w:rsidRPr="000F07E7" w:rsidDel="00722506">
          <w:delText>Поиск</w:delText>
        </w:r>
      </w:del>
      <w:r w:rsidR="001F46DB" w:rsidRPr="000F07E7">
        <w:t xml:space="preserve"> </w:t>
      </w:r>
      <w:del w:id="323" w:author="Konstantinova, Mariya V." w:date="2020-10-15T11:53:00Z">
        <w:r w:rsidR="001F46DB" w:rsidRPr="000F07E7" w:rsidDel="00BA03B8">
          <w:delText>– поле</w:delText>
        </w:r>
      </w:del>
      <w:ins w:id="324" w:author="Konstantinova, Mariya V." w:date="2020-10-15T11:53:00Z">
        <w:r w:rsidR="00BA03B8">
          <w:t>для</w:t>
        </w:r>
      </w:ins>
      <w:del w:id="325" w:author="Konstantinova, Mariya V." w:date="2020-10-15T11:53:00Z">
        <w:r w:rsidR="001F46DB" w:rsidRPr="000F07E7" w:rsidDel="00BA03B8">
          <w:delText xml:space="preserve"> ввода с</w:delText>
        </w:r>
      </w:del>
      <w:r w:rsidR="001F46DB" w:rsidRPr="000F07E7">
        <w:t xml:space="preserve"> </w:t>
      </w:r>
      <w:ins w:id="326" w:author="Konstantinova, Mariya V." w:date="2020-10-15T11:53:00Z">
        <w:r w:rsidR="00BA03B8">
          <w:t>контекстного</w:t>
        </w:r>
        <w:r w:rsidR="00BA03B8" w:rsidRPr="000F07E7">
          <w:t xml:space="preserve"> поиск</w:t>
        </w:r>
        <w:r w:rsidR="00BA03B8">
          <w:t>а уведомлений</w:t>
        </w:r>
      </w:ins>
      <w:del w:id="327" w:author="Konstantinova, Mariya V." w:date="2020-10-15T11:53:00Z">
        <w:r w:rsidR="001F46DB" w:rsidRPr="000F07E7" w:rsidDel="00BA03B8">
          <w:delText>контекстным поиском</w:delText>
        </w:r>
      </w:del>
      <w:r w:rsidR="001F46DB" w:rsidRPr="000F07E7">
        <w:t xml:space="preserve"> по заголовкам;</w:t>
      </w:r>
    </w:p>
    <w:p w14:paraId="07F23C26" w14:textId="3E1D1995" w:rsidR="001F46DB" w:rsidRPr="000F07E7" w:rsidRDefault="001F46DB" w:rsidP="00070856">
      <w:pPr>
        <w:pStyle w:val="16"/>
      </w:pPr>
      <w:commentRangeStart w:id="328"/>
      <w:r w:rsidRPr="000F07E7">
        <w:t>Кнопка</w:t>
      </w:r>
      <w:ins w:id="329" w:author="Konstantinova, Mariya V." w:date="2020-10-15T11:51:00Z">
        <w:r w:rsidR="00722506">
          <w:t> </w:t>
        </w:r>
      </w:ins>
      <w:del w:id="330" w:author="Konstantinova, Mariya V." w:date="2020-10-15T11:51:00Z">
        <w:r w:rsidRPr="000F07E7" w:rsidDel="00722506">
          <w:delText xml:space="preserve"> «Показать прочитанные» - </w:delText>
        </w:r>
      </w:del>
      <w:r w:rsidRPr="000F07E7">
        <w:rPr>
          <w:noProof/>
          <w:lang w:eastAsia="ru-RU"/>
        </w:rPr>
        <w:drawing>
          <wp:inline distT="0" distB="0" distL="0" distR="0" wp14:anchorId="69BAF596" wp14:editId="446C7194">
            <wp:extent cx="291677" cy="198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936" cy="21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7E7">
        <w:t>для включения</w:t>
      </w:r>
      <w:ins w:id="331" w:author="Konstantinova, Mariya V." w:date="2020-10-15T11:51:00Z">
        <w:r w:rsidR="00722506">
          <w:t> / </w:t>
        </w:r>
      </w:ins>
      <w:del w:id="332" w:author="Konstantinova, Mariya V." w:date="2020-10-15T11:51:00Z">
        <w:r w:rsidRPr="000F07E7" w:rsidDel="00722506">
          <w:delText>\</w:delText>
        </w:r>
      </w:del>
      <w:r w:rsidRPr="000F07E7">
        <w:t>отключения отображения прочитанных уведомлений</w:t>
      </w:r>
      <w:ins w:id="333" w:author="Konstantinova, Mariya V." w:date="2020-10-15T11:51:00Z">
        <w:r w:rsidR="00722506">
          <w:t>.</w:t>
        </w:r>
      </w:ins>
      <w:commentRangeEnd w:id="328"/>
      <w:ins w:id="334" w:author="Konstantinova, Mariya V." w:date="2020-10-15T11:54:00Z">
        <w:r w:rsidR="00BA03B8">
          <w:rPr>
            <w:rStyle w:val="affff4"/>
            <w:rFonts w:eastAsia="Times New Roman"/>
            <w:lang w:eastAsia="ru-RU"/>
          </w:rPr>
          <w:commentReference w:id="328"/>
        </w:r>
      </w:ins>
      <w:ins w:id="335" w:author="Konstantinova, Mariya V." w:date="2020-10-15T11:51:00Z">
        <w:r w:rsidR="00722506">
          <w:t xml:space="preserve"> </w:t>
        </w:r>
        <w:commentRangeStart w:id="336"/>
        <w:r w:rsidR="00722506">
          <w:t xml:space="preserve">При наведении курсора на кнопку должна появляться </w:t>
        </w:r>
      </w:ins>
      <w:ins w:id="337" w:author="Konstantinova, Mariya V." w:date="2020-10-15T11:52:00Z">
        <w:r w:rsidR="00722506">
          <w:t>всплывающая</w:t>
        </w:r>
      </w:ins>
      <w:ins w:id="338" w:author="Konstantinova, Mariya V." w:date="2020-10-15T11:51:00Z">
        <w:r w:rsidR="00722506">
          <w:t xml:space="preserve"> подсказка </w:t>
        </w:r>
      </w:ins>
      <w:ins w:id="339" w:author="Konstantinova, Mariya V." w:date="2020-10-15T11:52:00Z">
        <w:r w:rsidR="00722506" w:rsidRPr="000F07E7">
          <w:t>«Показать прочитанные»</w:t>
        </w:r>
        <w:commentRangeEnd w:id="336"/>
        <w:r w:rsidR="00722506">
          <w:rPr>
            <w:rStyle w:val="affff4"/>
            <w:rFonts w:eastAsia="Times New Roman"/>
            <w:lang w:eastAsia="ru-RU"/>
          </w:rPr>
          <w:commentReference w:id="336"/>
        </w:r>
      </w:ins>
      <w:r w:rsidRPr="000F07E7">
        <w:t>;</w:t>
      </w:r>
    </w:p>
    <w:p w14:paraId="72FA27B0" w14:textId="3B6A614A" w:rsidR="001F46DB" w:rsidRPr="000F07E7" w:rsidRDefault="001F46DB" w:rsidP="00070856">
      <w:pPr>
        <w:pStyle w:val="16"/>
      </w:pPr>
      <w:r w:rsidRPr="000F07E7">
        <w:t xml:space="preserve">Кнопка </w:t>
      </w:r>
      <w:del w:id="340" w:author="Konstantinova, Mariya V." w:date="2020-10-15T11:52:00Z">
        <w:r w:rsidRPr="000F07E7" w:rsidDel="00722506">
          <w:delText xml:space="preserve">«Настройки подписки» - </w:delText>
        </w:r>
      </w:del>
      <w:r w:rsidRPr="000F07E7">
        <w:rPr>
          <w:noProof/>
          <w:lang w:eastAsia="ru-RU"/>
        </w:rPr>
        <w:drawing>
          <wp:inline distT="0" distB="0" distL="0" distR="0" wp14:anchorId="0F4E1ECC" wp14:editId="43003E64">
            <wp:extent cx="198120" cy="1765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031" cy="1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7E7">
        <w:t xml:space="preserve"> </w:t>
      </w:r>
      <w:commentRangeStart w:id="341"/>
      <w:r w:rsidRPr="000F07E7">
        <w:t>(</w:t>
      </w:r>
      <w:r w:rsidRPr="000F07E7">
        <w:fldChar w:fldCharType="begin"/>
      </w:r>
      <w:r w:rsidRPr="000F07E7">
        <w:instrText xml:space="preserve"> REF _Ref40276019 \h  \* MERGEFORMAT </w:instrText>
      </w:r>
      <w:r w:rsidRPr="000F07E7">
        <w:fldChar w:fldCharType="separate"/>
      </w:r>
      <w:r w:rsidR="005D3E5A" w:rsidRPr="000F07E7">
        <w:t>Рисунок</w:t>
      </w:r>
      <w:r w:rsidR="005D3E5A" w:rsidRPr="005D3E5A">
        <w:t> </w:t>
      </w:r>
      <w:r w:rsidR="005D3E5A">
        <w:t>4</w:t>
      </w:r>
      <w:r w:rsidRPr="000F07E7">
        <w:fldChar w:fldCharType="end"/>
      </w:r>
      <w:r w:rsidRPr="000F07E7">
        <w:t>)</w:t>
      </w:r>
      <w:commentRangeEnd w:id="341"/>
      <w:r w:rsidR="00CC6B3E">
        <w:rPr>
          <w:rStyle w:val="affff4"/>
          <w:rFonts w:eastAsia="Times New Roman"/>
          <w:lang w:eastAsia="ru-RU"/>
        </w:rPr>
        <w:commentReference w:id="341"/>
      </w:r>
      <w:ins w:id="342" w:author="Konstantinova, Mariya V." w:date="2020-10-15T11:52:00Z">
        <w:r w:rsidR="00722506">
          <w:t xml:space="preserve">. </w:t>
        </w:r>
        <w:commentRangeStart w:id="343"/>
        <w:r w:rsidR="00722506">
          <w:t xml:space="preserve">При наведении курсора на кнопку должна появляться всплывающая подсказка </w:t>
        </w:r>
        <w:r w:rsidR="00722506" w:rsidRPr="000F07E7">
          <w:t>«Настройк</w:t>
        </w:r>
        <w:commentRangeStart w:id="344"/>
        <w:r w:rsidR="00722506" w:rsidRPr="000F07E7">
          <w:t>и</w:t>
        </w:r>
      </w:ins>
      <w:commentRangeEnd w:id="344"/>
      <w:ins w:id="345" w:author="Konstantinova, Mariya V." w:date="2020-10-15T11:57:00Z">
        <w:r w:rsidR="00CC6B3E">
          <w:rPr>
            <w:rStyle w:val="affff4"/>
            <w:rFonts w:eastAsia="Times New Roman"/>
            <w:lang w:eastAsia="ru-RU"/>
          </w:rPr>
          <w:commentReference w:id="344"/>
        </w:r>
      </w:ins>
      <w:ins w:id="346" w:author="Konstantinova, Mariya V." w:date="2020-10-15T11:52:00Z">
        <w:r w:rsidR="00722506" w:rsidRPr="000F07E7">
          <w:t xml:space="preserve"> подписки»</w:t>
        </w:r>
        <w:commentRangeEnd w:id="343"/>
        <w:r w:rsidR="00722506">
          <w:rPr>
            <w:rStyle w:val="affff4"/>
            <w:rFonts w:eastAsia="Times New Roman"/>
            <w:lang w:eastAsia="ru-RU"/>
          </w:rPr>
          <w:commentReference w:id="343"/>
        </w:r>
      </w:ins>
      <w:r w:rsidRPr="000F07E7">
        <w:t>.</w:t>
      </w:r>
    </w:p>
    <w:p w14:paraId="01D17963" w14:textId="77777777" w:rsidR="001F46DB" w:rsidRPr="000F07E7" w:rsidRDefault="001F46DB" w:rsidP="00070856">
      <w:pPr>
        <w:pStyle w:val="affffffffc"/>
      </w:pPr>
      <w:r w:rsidRPr="000F07E7">
        <w:lastRenderedPageBreak/>
        <w:drawing>
          <wp:inline distT="0" distB="0" distL="0" distR="0" wp14:anchorId="7B666AB3" wp14:editId="23185635">
            <wp:extent cx="5318760" cy="36880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748C" w14:textId="005968AB" w:rsidR="001F46DB" w:rsidRPr="000F07E7" w:rsidRDefault="001F46DB" w:rsidP="00070856">
      <w:pPr>
        <w:pStyle w:val="affffffff1"/>
      </w:pPr>
      <w:bookmarkStart w:id="347" w:name="_Ref40374184"/>
      <w:r w:rsidRPr="000F07E7">
        <w:t>Рисунок</w:t>
      </w:r>
      <w:r w:rsidR="00070856">
        <w:rPr>
          <w:lang w:val="en-US"/>
        </w:rPr>
        <w:t> </w:t>
      </w:r>
      <w:fldSimple w:instr=" SEQ Рисунок \* ARABIC ">
        <w:r w:rsidR="005D3E5A">
          <w:rPr>
            <w:noProof/>
          </w:rPr>
          <w:t>3</w:t>
        </w:r>
      </w:fldSimple>
      <w:bookmarkEnd w:id="347"/>
      <w:r w:rsidRPr="000F07E7">
        <w:t xml:space="preserve"> – Макет </w:t>
      </w:r>
      <w:del w:id="348" w:author="Konstantinova, Mariya V." w:date="2020-10-15T11:49:00Z">
        <w:r w:rsidRPr="000F07E7" w:rsidDel="00722506">
          <w:delText>формы «</w:delText>
        </w:r>
      </w:del>
      <w:ins w:id="349" w:author="Konstantinova, Mariya V." w:date="2020-10-15T11:49:00Z">
        <w:r w:rsidR="00722506">
          <w:t xml:space="preserve">панели </w:t>
        </w:r>
        <w:r w:rsidR="00722506" w:rsidRPr="000F07E7">
          <w:t>уведомлений</w:t>
        </w:r>
      </w:ins>
      <w:del w:id="350" w:author="Konstantinova, Mariya V." w:date="2020-10-15T11:49:00Z">
        <w:r w:rsidRPr="000F07E7" w:rsidDel="00722506">
          <w:delText>Уведомления»</w:delText>
        </w:r>
      </w:del>
    </w:p>
    <w:p w14:paraId="63C617CB" w14:textId="77777777" w:rsidR="001F46DB" w:rsidRPr="000F07E7" w:rsidRDefault="001F46DB" w:rsidP="00070856">
      <w:pPr>
        <w:pStyle w:val="affffffffc"/>
      </w:pPr>
      <w:commentRangeStart w:id="351"/>
      <w:r w:rsidRPr="000F07E7">
        <w:drawing>
          <wp:inline distT="0" distB="0" distL="0" distR="0" wp14:anchorId="77AFE86C" wp14:editId="327467C7">
            <wp:extent cx="2857500" cy="2044700"/>
            <wp:effectExtent l="0" t="0" r="0" b="0"/>
            <wp:docPr id="110959040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51"/>
      <w:r w:rsidR="001931A1">
        <w:rPr>
          <w:rStyle w:val="affff4"/>
          <w:noProof w:val="0"/>
        </w:rPr>
        <w:commentReference w:id="351"/>
      </w:r>
    </w:p>
    <w:p w14:paraId="418BBE08" w14:textId="3C22A7AF" w:rsidR="001F46DB" w:rsidRPr="000F07E7" w:rsidRDefault="001F46DB" w:rsidP="00070856">
      <w:pPr>
        <w:pStyle w:val="affffffff1"/>
      </w:pPr>
      <w:bookmarkStart w:id="352" w:name="_Ref40276019"/>
      <w:r w:rsidRPr="000F07E7">
        <w:t>Рисунок</w:t>
      </w:r>
      <w:r w:rsidR="00070856">
        <w:rPr>
          <w:lang w:val="en-US"/>
        </w:rPr>
        <w:t> </w:t>
      </w:r>
      <w:fldSimple w:instr=" SEQ Рисунок \* ARABIC ">
        <w:r w:rsidR="005D3E5A">
          <w:rPr>
            <w:noProof/>
          </w:rPr>
          <w:t>4</w:t>
        </w:r>
      </w:fldSimple>
      <w:bookmarkEnd w:id="352"/>
      <w:r w:rsidRPr="000F07E7">
        <w:t xml:space="preserve"> – Макет </w:t>
      </w:r>
      <w:commentRangeStart w:id="353"/>
      <w:r w:rsidRPr="000F07E7">
        <w:t xml:space="preserve">формы </w:t>
      </w:r>
      <w:commentRangeEnd w:id="353"/>
      <w:r w:rsidR="00AB6360">
        <w:rPr>
          <w:rStyle w:val="affff4"/>
          <w:iCs w:val="0"/>
        </w:rPr>
        <w:commentReference w:id="353"/>
      </w:r>
      <w:commentRangeStart w:id="354"/>
      <w:r w:rsidRPr="000F07E7">
        <w:t>«Настройк</w:t>
      </w:r>
      <w:commentRangeStart w:id="355"/>
      <w:r w:rsidRPr="000F07E7">
        <w:t xml:space="preserve">и </w:t>
      </w:r>
      <w:commentRangeEnd w:id="355"/>
      <w:r w:rsidR="00AB6360">
        <w:rPr>
          <w:rStyle w:val="affff4"/>
          <w:iCs w:val="0"/>
        </w:rPr>
        <w:commentReference w:id="355"/>
      </w:r>
      <w:r w:rsidRPr="000F07E7">
        <w:t>уведомлений»</w:t>
      </w:r>
      <w:commentRangeEnd w:id="354"/>
      <w:r w:rsidR="00AB6360">
        <w:rPr>
          <w:rStyle w:val="affff4"/>
          <w:iCs w:val="0"/>
        </w:rPr>
        <w:commentReference w:id="354"/>
      </w:r>
    </w:p>
    <w:p w14:paraId="5D1E23F8" w14:textId="6ABED744" w:rsidR="00D95D54" w:rsidRDefault="00AB6360" w:rsidP="00070856">
      <w:pPr>
        <w:pStyle w:val="affffffff"/>
        <w:rPr>
          <w:ins w:id="356" w:author="Konstantinova, Mariya V." w:date="2020-10-15T12:06:00Z"/>
        </w:rPr>
      </w:pPr>
      <w:ins w:id="357" w:author="Konstantinova, Mariya V." w:date="2020-10-15T12:04:00Z">
        <w:r>
          <w:t xml:space="preserve">Заголовки уведомлений должны иметь </w:t>
        </w:r>
        <w:r w:rsidR="00D95D54">
          <w:t>окраску согласно следующим правилам</w:t>
        </w:r>
      </w:ins>
      <w:ins w:id="358" w:author="Konstantinova, Mariya V." w:date="2020-10-15T12:07:00Z">
        <w:r w:rsidR="00D95D54">
          <w:t xml:space="preserve"> </w:t>
        </w:r>
        <w:r w:rsidR="00D95D54" w:rsidRPr="000F07E7">
          <w:t>(</w:t>
        </w:r>
        <w:r w:rsidR="00D95D54" w:rsidRPr="000F07E7">
          <w:fldChar w:fldCharType="begin"/>
        </w:r>
        <w:r w:rsidR="00D95D54" w:rsidRPr="000F07E7">
          <w:instrText xml:space="preserve"> REF _Ref40374184 \h  \* MERGEFORMAT </w:instrText>
        </w:r>
      </w:ins>
      <w:ins w:id="359" w:author="Konstantinova, Mariya V." w:date="2020-10-15T12:07:00Z">
        <w:r w:rsidR="00D95D54" w:rsidRPr="000F07E7">
          <w:fldChar w:fldCharType="separate"/>
        </w:r>
      </w:ins>
      <w:r w:rsidR="005D3E5A" w:rsidRPr="000F07E7">
        <w:t>Рисунок</w:t>
      </w:r>
      <w:r w:rsidR="005D3E5A" w:rsidRPr="005D3E5A">
        <w:t> </w:t>
      </w:r>
      <w:r w:rsidR="005D3E5A">
        <w:t>3</w:t>
      </w:r>
      <w:ins w:id="360" w:author="Konstantinova, Mariya V." w:date="2020-10-15T12:07:00Z">
        <w:r w:rsidR="00D95D54" w:rsidRPr="000F07E7">
          <w:fldChar w:fldCharType="end"/>
        </w:r>
        <w:r w:rsidR="00D95D54" w:rsidRPr="000F07E7">
          <w:t>)</w:t>
        </w:r>
      </w:ins>
      <w:ins w:id="361" w:author="Konstantinova, Mariya V." w:date="2020-10-15T12:04:00Z">
        <w:r w:rsidR="00D95D54">
          <w:t>:</w:t>
        </w:r>
      </w:ins>
    </w:p>
    <w:p w14:paraId="6F951712" w14:textId="77777777" w:rsidR="00D95D54" w:rsidRDefault="00D95D54">
      <w:pPr>
        <w:pStyle w:val="16"/>
        <w:rPr>
          <w:ins w:id="362" w:author="Konstantinova, Mariya V." w:date="2020-10-15T12:06:00Z"/>
        </w:rPr>
        <w:pPrChange w:id="363" w:author="Konstantinova, Mariya V." w:date="2020-10-15T12:08:00Z">
          <w:pPr>
            <w:pStyle w:val="affffffff"/>
          </w:pPr>
        </w:pPrChange>
      </w:pPr>
      <w:ins w:id="364" w:author="Konstantinova, Mariya V." w:date="2020-10-15T12:06:00Z">
        <w:r w:rsidRPr="000F07E7">
          <w:rPr>
            <w:color w:val="00B050"/>
          </w:rPr>
          <w:t>зелен</w:t>
        </w:r>
        <w:r>
          <w:rPr>
            <w:color w:val="00B050"/>
          </w:rPr>
          <w:t>ая</w:t>
        </w:r>
        <w:r w:rsidRPr="000F07E7">
          <w:rPr>
            <w:color w:val="00B050"/>
          </w:rPr>
          <w:t xml:space="preserve"> </w:t>
        </w:r>
        <w:r>
          <w:t>– непрочитанные уведомления;</w:t>
        </w:r>
      </w:ins>
    </w:p>
    <w:p w14:paraId="24E8C65E" w14:textId="49EE8421" w:rsidR="00D95D54" w:rsidRDefault="00D95D54">
      <w:pPr>
        <w:pStyle w:val="16"/>
        <w:rPr>
          <w:ins w:id="365" w:author="Konstantinova, Mariya V." w:date="2020-10-15T12:07:00Z"/>
        </w:rPr>
        <w:pPrChange w:id="366" w:author="Konstantinova, Mariya V." w:date="2020-10-15T12:08:00Z">
          <w:pPr>
            <w:pStyle w:val="affffffff"/>
          </w:pPr>
        </w:pPrChange>
      </w:pPr>
      <w:ins w:id="367" w:author="Konstantinova, Mariya V." w:date="2020-10-15T12:06:00Z">
        <w:r w:rsidRPr="000F07E7">
          <w:rPr>
            <w:color w:val="808080" w:themeColor="background1" w:themeShade="80"/>
          </w:rPr>
          <w:t>сер</w:t>
        </w:r>
      </w:ins>
      <w:ins w:id="368" w:author="Konstantinova, Mariya V." w:date="2020-10-15T12:10:00Z">
        <w:r w:rsidR="00F1474C">
          <w:rPr>
            <w:color w:val="808080" w:themeColor="background1" w:themeShade="80"/>
          </w:rPr>
          <w:t>ая</w:t>
        </w:r>
      </w:ins>
      <w:ins w:id="369" w:author="Konstantinova, Mariya V." w:date="2020-10-15T12:06:00Z">
        <w:r w:rsidRPr="000F07E7">
          <w:rPr>
            <w:color w:val="808080" w:themeColor="background1" w:themeShade="80"/>
          </w:rPr>
          <w:t xml:space="preserve"> </w:t>
        </w:r>
      </w:ins>
      <w:ins w:id="370" w:author="Konstantinova, Mariya V." w:date="2020-10-15T12:07:00Z">
        <w:r>
          <w:t>– непрочитанные уведомления;</w:t>
        </w:r>
      </w:ins>
      <w:ins w:id="371" w:author="Konstantinova, Mariya V." w:date="2020-10-15T12:06:00Z">
        <w:r w:rsidRPr="000F07E7">
          <w:t xml:space="preserve"> </w:t>
        </w:r>
      </w:ins>
    </w:p>
    <w:p w14:paraId="08EDB0C4" w14:textId="3306E606" w:rsidR="00D95D54" w:rsidRDefault="00D95D54">
      <w:pPr>
        <w:pStyle w:val="16"/>
        <w:rPr>
          <w:ins w:id="372" w:author="Konstantinova, Mariya V." w:date="2020-10-15T12:04:00Z"/>
        </w:rPr>
        <w:pPrChange w:id="373" w:author="Konstantinova, Mariya V." w:date="2020-10-15T12:08:00Z">
          <w:pPr>
            <w:pStyle w:val="affffffff"/>
          </w:pPr>
        </w:pPrChange>
      </w:pPr>
      <w:ins w:id="374" w:author="Konstantinova, Mariya V." w:date="2020-10-15T12:06:00Z">
        <w:r>
          <w:rPr>
            <w:color w:val="FF0000"/>
          </w:rPr>
          <w:t>красная</w:t>
        </w:r>
        <w:r w:rsidRPr="000F07E7">
          <w:rPr>
            <w:color w:val="FF0000"/>
          </w:rPr>
          <w:t xml:space="preserve"> </w:t>
        </w:r>
      </w:ins>
      <w:ins w:id="375" w:author="Konstantinova, Mariya V." w:date="2020-10-15T12:07:00Z">
        <w:r>
          <w:t xml:space="preserve">– </w:t>
        </w:r>
        <w:r w:rsidRPr="000F07E7">
          <w:t>уведомления из источника «Остановка подсистемы протоколирования»</w:t>
        </w:r>
      </w:ins>
      <w:ins w:id="376" w:author="Konstantinova, Mariya V." w:date="2020-10-15T12:06:00Z">
        <w:r w:rsidRPr="000F07E7">
          <w:t>.</w:t>
        </w:r>
      </w:ins>
    </w:p>
    <w:p w14:paraId="29061957" w14:textId="4AE88997" w:rsidR="001F46DB" w:rsidRPr="000F07E7" w:rsidDel="00D95D54" w:rsidRDefault="001F46DB" w:rsidP="00070856">
      <w:pPr>
        <w:pStyle w:val="affffffff"/>
        <w:rPr>
          <w:del w:id="377" w:author="Konstantinova, Mariya V." w:date="2020-10-15T12:06:00Z"/>
        </w:rPr>
      </w:pPr>
      <w:del w:id="378" w:author="Konstantinova, Mariya V." w:date="2020-10-15T12:04:00Z">
        <w:r w:rsidRPr="000F07E7" w:rsidDel="00D95D54">
          <w:lastRenderedPageBreak/>
          <w:delText xml:space="preserve">Новые уведомления должны иметь </w:delText>
        </w:r>
      </w:del>
      <w:del w:id="379" w:author="Konstantinova, Mariya V." w:date="2020-10-15T12:06:00Z">
        <w:r w:rsidRPr="000F07E7" w:rsidDel="00D95D54">
          <w:rPr>
            <w:color w:val="00B050"/>
          </w:rPr>
          <w:delText xml:space="preserve">зеленую </w:delText>
        </w:r>
        <w:r w:rsidRPr="000F07E7" w:rsidDel="00D95D54">
          <w:delText xml:space="preserve">раскраску, прочитанные </w:delText>
        </w:r>
        <w:r w:rsidRPr="000F07E7" w:rsidDel="00D95D54">
          <w:rPr>
            <w:color w:val="808080" w:themeColor="background1" w:themeShade="80"/>
          </w:rPr>
          <w:delText xml:space="preserve">серую </w:delText>
        </w:r>
        <w:r w:rsidRPr="000F07E7" w:rsidDel="00D95D54">
          <w:delText>(</w:delText>
        </w:r>
        <w:r w:rsidRPr="000F07E7" w:rsidDel="00D95D54">
          <w:fldChar w:fldCharType="begin"/>
        </w:r>
        <w:r w:rsidRPr="000F07E7" w:rsidDel="00D95D54">
          <w:delInstrText xml:space="preserve"> REF _Ref40374184 \h  \* MERGEFORMAT </w:delInstrText>
        </w:r>
        <w:r w:rsidRPr="000F07E7" w:rsidDel="00D95D54">
          <w:fldChar w:fldCharType="separate"/>
        </w:r>
        <w:r w:rsidR="00070856" w:rsidRPr="000F07E7" w:rsidDel="00D95D54">
          <w:delText>Рисунок</w:delText>
        </w:r>
        <w:r w:rsidR="00070856" w:rsidRPr="00070856" w:rsidDel="00D95D54">
          <w:delText> </w:delText>
        </w:r>
        <w:r w:rsidR="00070856" w:rsidDel="00D95D54">
          <w:delText>3</w:delText>
        </w:r>
        <w:r w:rsidRPr="000F07E7" w:rsidDel="00D95D54">
          <w:fldChar w:fldCharType="end"/>
        </w:r>
        <w:r w:rsidRPr="000F07E7" w:rsidDel="00D95D54">
          <w:delText xml:space="preserve">), уведомления из источника «Остановка подсистемы протоколирования» должны иметь </w:delText>
        </w:r>
        <w:r w:rsidRPr="000F07E7" w:rsidDel="00D95D54">
          <w:rPr>
            <w:color w:val="FF0000"/>
          </w:rPr>
          <w:delText xml:space="preserve">красную </w:delText>
        </w:r>
        <w:r w:rsidRPr="000F07E7" w:rsidDel="00D95D54">
          <w:delText>раскраску.</w:delText>
        </w:r>
        <w:bookmarkStart w:id="380" w:name="_Toc53664268"/>
        <w:bookmarkEnd w:id="380"/>
      </w:del>
    </w:p>
    <w:p w14:paraId="6A06EFAD" w14:textId="06A53BA9" w:rsidR="001F46DB" w:rsidRPr="000F07E7" w:rsidRDefault="001F46DB" w:rsidP="001F46DB">
      <w:pPr>
        <w:pStyle w:val="29"/>
        <w:numPr>
          <w:ilvl w:val="1"/>
          <w:numId w:val="117"/>
        </w:numPr>
        <w:spacing w:before="120" w:after="120" w:line="259" w:lineRule="auto"/>
        <w:jc w:val="left"/>
      </w:pPr>
      <w:bookmarkStart w:id="381" w:name="_Toc40374465"/>
      <w:del w:id="382" w:author="Konstantinova, Mariya V." w:date="2020-10-15T10:20:00Z">
        <w:r w:rsidRPr="000F07E7" w:rsidDel="00E00574">
          <w:delText>Описание и н</w:delText>
        </w:r>
      </w:del>
      <w:bookmarkStart w:id="383" w:name="_Ref53650649"/>
      <w:bookmarkStart w:id="384" w:name="_Toc53664269"/>
      <w:ins w:id="385" w:author="Konstantinova, Mariya V." w:date="2020-10-15T10:20:00Z">
        <w:r w:rsidR="00E00574">
          <w:rPr>
            <w:lang w:val="ru-RU"/>
          </w:rPr>
          <w:t>Н</w:t>
        </w:r>
      </w:ins>
      <w:proofErr w:type="spellStart"/>
      <w:r w:rsidRPr="000F07E7">
        <w:t>астройка</w:t>
      </w:r>
      <w:proofErr w:type="spellEnd"/>
      <w:r w:rsidRPr="000F07E7">
        <w:t xml:space="preserve"> источников уведомлений</w:t>
      </w:r>
      <w:bookmarkEnd w:id="381"/>
      <w:bookmarkEnd w:id="383"/>
      <w:bookmarkEnd w:id="384"/>
    </w:p>
    <w:p w14:paraId="34DED82C" w14:textId="122F59C4" w:rsidR="00E00574" w:rsidRDefault="00DE2B5D" w:rsidP="00070856">
      <w:pPr>
        <w:pStyle w:val="affffffff"/>
        <w:rPr>
          <w:ins w:id="386" w:author="Konstantinova, Mariya V." w:date="2020-10-15T10:21:00Z"/>
        </w:rPr>
      </w:pPr>
      <w:ins w:id="387" w:author="Konstantinova, Mariya V." w:date="2020-10-15T10:28:00Z">
        <w:r>
          <w:t>Данная ф</w:t>
        </w:r>
      </w:ins>
      <w:ins w:id="388" w:author="Konstantinova, Mariya V." w:date="2020-10-15T10:21:00Z">
        <w:r w:rsidR="00E00574">
          <w:t xml:space="preserve">ункция предназначена для </w:t>
        </w:r>
      </w:ins>
      <w:ins w:id="389" w:author="Konstantinova, Mariya V." w:date="2020-10-15T10:24:00Z">
        <w:r>
          <w:t xml:space="preserve">настройки </w:t>
        </w:r>
      </w:ins>
      <w:ins w:id="390" w:author="Konstantinova, Mariya V." w:date="2020-10-15T10:25:00Z">
        <w:r>
          <w:t>получения</w:t>
        </w:r>
      </w:ins>
      <w:ins w:id="391" w:author="Konstantinova, Mariya V." w:date="2020-10-15T10:22:00Z">
        <w:r w:rsidR="00E00574">
          <w:t xml:space="preserve"> </w:t>
        </w:r>
      </w:ins>
      <w:ins w:id="392" w:author="Konstantinova, Mariya V." w:date="2020-10-15T10:21:00Z">
        <w:r w:rsidR="00E00574" w:rsidRPr="000F07E7">
          <w:t>уведо</w:t>
        </w:r>
        <w:r>
          <w:t xml:space="preserve">млений из доступных </w:t>
        </w:r>
        <w:commentRangeStart w:id="393"/>
        <w:r>
          <w:t>источников</w:t>
        </w:r>
      </w:ins>
      <w:commentRangeEnd w:id="393"/>
      <w:ins w:id="394" w:author="Konstantinova, Mariya V." w:date="2020-10-15T12:21:00Z">
        <w:r w:rsidR="00550DDA">
          <w:rPr>
            <w:rStyle w:val="affff4"/>
          </w:rPr>
          <w:commentReference w:id="393"/>
        </w:r>
      </w:ins>
      <w:ins w:id="395" w:author="Konstantinova, Mariya V." w:date="2020-10-15T10:21:00Z">
        <w:r>
          <w:t>.</w:t>
        </w:r>
      </w:ins>
    </w:p>
    <w:p w14:paraId="2725AE38" w14:textId="097546B2" w:rsidR="001F46DB" w:rsidRPr="000F07E7" w:rsidRDefault="001F46DB" w:rsidP="00070856">
      <w:pPr>
        <w:pStyle w:val="affffffff"/>
      </w:pPr>
      <w:r w:rsidRPr="000F07E7">
        <w:t xml:space="preserve">Для реализации функции </w:t>
      </w:r>
      <w:del w:id="396" w:author="Konstantinova, Mariya V." w:date="2020-10-15T12:11:00Z">
        <w:r w:rsidRPr="000F07E7" w:rsidDel="00285166">
          <w:delText xml:space="preserve">настройки отправки уведомлений </w:delText>
        </w:r>
      </w:del>
      <w:r w:rsidRPr="000F07E7">
        <w:t xml:space="preserve">необходимо в разделе </w:t>
      </w:r>
      <w:ins w:id="397" w:author="Konstantinova, Mariya V." w:date="2020-10-15T12:12:00Z">
        <w:r w:rsidR="006E1497">
          <w:t>«</w:t>
        </w:r>
      </w:ins>
      <w:r w:rsidRPr="000F07E7">
        <w:t>Роли</w:t>
      </w:r>
      <w:ins w:id="398" w:author="Konstantinova, Mariya V." w:date="2020-10-15T12:12:00Z">
        <w:r w:rsidR="006E1497">
          <w:t>»</w:t>
        </w:r>
      </w:ins>
      <w:r w:rsidRPr="000F07E7">
        <w:t xml:space="preserve">, </w:t>
      </w:r>
      <w:del w:id="399" w:author="Konstantinova, Mariya V." w:date="2020-10-15T12:13:00Z">
        <w:r w:rsidRPr="000F07E7" w:rsidDel="006E1497">
          <w:delText>для выбранной роли на вкладке настройки роли</w:delText>
        </w:r>
      </w:del>
      <w:ins w:id="400" w:author="Konstantinova, Mariya V." w:date="2020-10-15T12:13:00Z">
        <w:r w:rsidR="006E1497">
          <w:t>на вкладке «Настройка роли»</w:t>
        </w:r>
      </w:ins>
      <w:r w:rsidRPr="000F07E7">
        <w:t xml:space="preserve"> добавить </w:t>
      </w:r>
      <w:del w:id="401" w:author="Konstantinova, Mariya V." w:date="2020-10-15T12:13:00Z">
        <w:r w:rsidRPr="000F07E7" w:rsidDel="006E1497">
          <w:delText xml:space="preserve">закладку </w:delText>
        </w:r>
      </w:del>
      <w:ins w:id="402" w:author="Konstantinova, Mariya V." w:date="2020-10-15T12:13:00Z">
        <w:r w:rsidR="006E1497">
          <w:t>вкладку</w:t>
        </w:r>
        <w:r w:rsidR="006E1497" w:rsidRPr="000F07E7">
          <w:t xml:space="preserve"> </w:t>
        </w:r>
      </w:ins>
      <w:r w:rsidRPr="000F07E7">
        <w:t>«Настройка уведомлений»</w:t>
      </w:r>
      <w:ins w:id="403" w:author="Konstantinova, Mariya V." w:date="2020-10-15T12:14:00Z">
        <w:r w:rsidR="006E1497">
          <w:t>. Вкладка</w:t>
        </w:r>
      </w:ins>
      <w:r w:rsidRPr="000F07E7">
        <w:t xml:space="preserve"> </w:t>
      </w:r>
      <w:ins w:id="404" w:author="Konstantinova, Mariya V." w:date="2020-10-15T12:14:00Z">
        <w:r w:rsidR="006E1497" w:rsidRPr="000F07E7">
          <w:t>«Настройка уведомлений»</w:t>
        </w:r>
        <w:r w:rsidR="006E1497">
          <w:t xml:space="preserve"> должна располагаться </w:t>
        </w:r>
      </w:ins>
      <w:del w:id="405" w:author="Konstantinova, Mariya V." w:date="2020-10-15T12:53:00Z">
        <w:r w:rsidRPr="000F07E7" w:rsidDel="00955340">
          <w:delText xml:space="preserve">перед </w:delText>
        </w:r>
      </w:del>
      <w:del w:id="406" w:author="Konstantinova, Mariya V." w:date="2020-10-15T12:14:00Z">
        <w:r w:rsidRPr="000F07E7" w:rsidDel="006E1497">
          <w:delText xml:space="preserve">закладкой </w:delText>
        </w:r>
      </w:del>
      <w:ins w:id="407" w:author="Konstantinova, Mariya V." w:date="2020-10-15T12:53:00Z">
        <w:r w:rsidR="00955340">
          <w:t>слева от вкладки</w:t>
        </w:r>
      </w:ins>
      <w:ins w:id="408" w:author="Konstantinova, Mariya V." w:date="2020-10-15T12:14:00Z">
        <w:r w:rsidR="006E1497" w:rsidRPr="000F07E7">
          <w:t xml:space="preserve"> </w:t>
        </w:r>
      </w:ins>
      <w:r w:rsidRPr="000F07E7">
        <w:t xml:space="preserve">«Системные права доступа» </w:t>
      </w:r>
      <w:del w:id="409" w:author="Konstantinova, Mariya V." w:date="2020-10-15T12:14:00Z">
        <w:r w:rsidRPr="000F07E7" w:rsidDel="00550DDA">
          <w:delText xml:space="preserve">справа </w:delText>
        </w:r>
      </w:del>
      <w:r w:rsidRPr="000F07E7">
        <w:t>(</w:t>
      </w:r>
      <w:r w:rsidRPr="000F07E7">
        <w:fldChar w:fldCharType="begin"/>
      </w:r>
      <w:r w:rsidRPr="000F07E7">
        <w:instrText xml:space="preserve"> REF _Ref40278675 \h  \* MERGEFORMAT </w:instrText>
      </w:r>
      <w:r w:rsidRPr="000F07E7">
        <w:fldChar w:fldCharType="separate"/>
      </w:r>
      <w:r w:rsidR="005D3E5A" w:rsidRPr="000F07E7">
        <w:t>Рисунок</w:t>
      </w:r>
      <w:r w:rsidR="005D3E5A" w:rsidRPr="005D3E5A">
        <w:t> </w:t>
      </w:r>
      <w:r w:rsidR="005D3E5A">
        <w:t>5</w:t>
      </w:r>
      <w:r w:rsidRPr="000F07E7">
        <w:fldChar w:fldCharType="end"/>
      </w:r>
      <w:r w:rsidRPr="000F07E7">
        <w:t>).</w:t>
      </w:r>
    </w:p>
    <w:p w14:paraId="2CDEFE77" w14:textId="77777777" w:rsidR="00550DDA" w:rsidRDefault="001F46DB" w:rsidP="00070856">
      <w:pPr>
        <w:pStyle w:val="affffffff"/>
        <w:rPr>
          <w:ins w:id="410" w:author="Konstantinova, Mariya V." w:date="2020-10-15T12:17:00Z"/>
        </w:rPr>
      </w:pPr>
      <w:del w:id="411" w:author="Konstantinova, Mariya V." w:date="2020-10-15T12:15:00Z">
        <w:r w:rsidRPr="000F07E7" w:rsidDel="00550DDA">
          <w:delText xml:space="preserve">Для роли – в </w:delText>
        </w:r>
      </w:del>
      <w:ins w:id="412" w:author="Konstantinova, Mariya V." w:date="2020-10-15T12:15:00Z">
        <w:r w:rsidR="00550DDA">
          <w:t>Р</w:t>
        </w:r>
        <w:r w:rsidR="00550DDA" w:rsidRPr="000F07E7">
          <w:t>абоч</w:t>
        </w:r>
        <w:r w:rsidR="00550DDA">
          <w:t>ая</w:t>
        </w:r>
        <w:r w:rsidR="00550DDA" w:rsidRPr="000F07E7">
          <w:t xml:space="preserve"> област</w:t>
        </w:r>
        <w:r w:rsidR="00550DDA">
          <w:t>ь</w:t>
        </w:r>
      </w:ins>
      <w:del w:id="413" w:author="Konstantinova, Mariya V." w:date="2020-10-15T12:15:00Z">
        <w:r w:rsidRPr="000F07E7" w:rsidDel="00550DDA">
          <w:delText>рабочей области</w:delText>
        </w:r>
      </w:del>
      <w:r w:rsidRPr="000F07E7">
        <w:t xml:space="preserve"> </w:t>
      </w:r>
      <w:ins w:id="414" w:author="Konstantinova, Mariya V." w:date="2020-10-15T12:15:00Z">
        <w:r w:rsidR="00550DDA">
          <w:t xml:space="preserve">вкладки </w:t>
        </w:r>
      </w:ins>
      <w:ins w:id="415" w:author="Konstantinova, Mariya V." w:date="2020-10-15T12:16:00Z">
        <w:r w:rsidR="00550DDA" w:rsidRPr="000F07E7">
          <w:t>«Настройка уведомлений»</w:t>
        </w:r>
        <w:r w:rsidR="00550DDA">
          <w:t xml:space="preserve"> </w:t>
        </w:r>
      </w:ins>
      <w:del w:id="416" w:author="Konstantinova, Mariya V." w:date="2020-10-15T12:16:00Z">
        <w:r w:rsidRPr="000F07E7" w:rsidDel="00550DDA">
          <w:delText>должен быть представлен</w:delText>
        </w:r>
      </w:del>
      <w:ins w:id="417" w:author="Konstantinova, Mariya V." w:date="2020-10-15T12:16:00Z">
        <w:r w:rsidR="00550DDA">
          <w:t>должна содержать</w:t>
        </w:r>
      </w:ins>
      <w:r w:rsidRPr="000F07E7">
        <w:t xml:space="preserve"> </w:t>
      </w:r>
      <w:commentRangeStart w:id="418"/>
      <w:r w:rsidRPr="000F07E7">
        <w:t xml:space="preserve">список источников </w:t>
      </w:r>
      <w:commentRangeEnd w:id="418"/>
      <w:r w:rsidR="00550DDA">
        <w:rPr>
          <w:rStyle w:val="affff4"/>
        </w:rPr>
        <w:commentReference w:id="418"/>
      </w:r>
      <w:r w:rsidRPr="000F07E7">
        <w:t>уведомлений</w:t>
      </w:r>
      <w:ins w:id="419" w:author="Konstantinova, Mariya V." w:date="2020-10-15T12:16:00Z">
        <w:r w:rsidR="00550DDA">
          <w:t xml:space="preserve"> с заголовком </w:t>
        </w:r>
      </w:ins>
      <w:ins w:id="420" w:author="Konstantinova, Mariya V." w:date="2020-10-15T12:17:00Z">
        <w:r w:rsidR="00550DDA">
          <w:t>«Получать уведомления из источников:».</w:t>
        </w:r>
      </w:ins>
    </w:p>
    <w:p w14:paraId="104C45B4" w14:textId="22F2BA4E" w:rsidR="00550DDA" w:rsidRDefault="00550DDA" w:rsidP="00070856">
      <w:pPr>
        <w:pStyle w:val="affffffff"/>
        <w:rPr>
          <w:ins w:id="421" w:author="Konstantinova, Mariya V." w:date="2020-10-15T12:16:00Z"/>
        </w:rPr>
      </w:pPr>
      <w:commentRangeStart w:id="422"/>
      <w:ins w:id="423" w:author="Konstantinova, Mariya V." w:date="2020-10-15T12:17:00Z">
        <w:r>
          <w:t>Выбор источника должен выполняться путем установки флага напротив названия источника.</w:t>
        </w:r>
      </w:ins>
      <w:del w:id="424" w:author="Konstantinova, Mariya V." w:date="2020-10-15T12:17:00Z">
        <w:r w:rsidR="001F46DB" w:rsidRPr="000F07E7" w:rsidDel="00550DDA">
          <w:delText>,</w:delText>
        </w:r>
      </w:del>
      <w:r w:rsidR="001F46DB" w:rsidRPr="000F07E7">
        <w:t xml:space="preserve"> </w:t>
      </w:r>
      <w:commentRangeEnd w:id="422"/>
      <w:r w:rsidR="00955340">
        <w:rPr>
          <w:rStyle w:val="affff4"/>
        </w:rPr>
        <w:commentReference w:id="422"/>
      </w:r>
    </w:p>
    <w:p w14:paraId="7A5FB71C" w14:textId="121A65CE" w:rsidR="00550DDA" w:rsidRDefault="00550DDA" w:rsidP="00070856">
      <w:pPr>
        <w:pStyle w:val="affffffff"/>
        <w:rPr>
          <w:ins w:id="425" w:author="Konstantinova, Mariya V." w:date="2020-10-15T12:18:00Z"/>
        </w:rPr>
      </w:pPr>
      <w:ins w:id="426" w:author="Konstantinova, Mariya V." w:date="2020-10-15T12:18:00Z">
        <w:r>
          <w:t xml:space="preserve">Рассылка уведомлений должна производиться только </w:t>
        </w:r>
      </w:ins>
      <w:ins w:id="427" w:author="Konstantinova, Mariya V." w:date="2020-10-15T12:19:00Z">
        <w:r>
          <w:t>из</w:t>
        </w:r>
      </w:ins>
      <w:ins w:id="428" w:author="Konstantinova, Mariya V." w:date="2020-10-15T12:18:00Z">
        <w:r>
          <w:t xml:space="preserve"> выбранных источников. </w:t>
        </w:r>
        <w:r w:rsidRPr="000F07E7">
          <w:t xml:space="preserve">Если источник не выбран, рассылка </w:t>
        </w:r>
      </w:ins>
      <w:ins w:id="429" w:author="Konstantinova, Mariya V." w:date="2020-10-15T12:19:00Z">
        <w:r>
          <w:t xml:space="preserve">уведомлений </w:t>
        </w:r>
      </w:ins>
      <w:ins w:id="430" w:author="Konstantinova, Mariya V." w:date="2020-10-15T12:54:00Z">
        <w:r w:rsidR="00955340">
          <w:t xml:space="preserve">из него </w:t>
        </w:r>
      </w:ins>
      <w:ins w:id="431" w:author="Konstantinova, Mariya V." w:date="2020-10-15T12:18:00Z">
        <w:r>
          <w:t>выполняться не должна</w:t>
        </w:r>
        <w:r w:rsidRPr="000F07E7">
          <w:t>.</w:t>
        </w:r>
      </w:ins>
    </w:p>
    <w:p w14:paraId="6B99632C" w14:textId="1D8E2223" w:rsidR="001F46DB" w:rsidRPr="000F07E7" w:rsidDel="00955340" w:rsidRDefault="001F46DB" w:rsidP="00070856">
      <w:pPr>
        <w:pStyle w:val="affffffff"/>
        <w:rPr>
          <w:del w:id="432" w:author="Konstantinova, Mariya V." w:date="2020-10-15T12:56:00Z"/>
        </w:rPr>
      </w:pPr>
      <w:del w:id="433" w:author="Konstantinova, Mariya V." w:date="2020-10-15T12:20:00Z">
        <w:r w:rsidRPr="000F07E7" w:rsidDel="00550DDA">
          <w:delText>при выборе источника для выбранной роли будет осуществляться рассылка уведомлений. Если источник не выбран, рассылка не ведется.</w:delText>
        </w:r>
      </w:del>
      <w:del w:id="434" w:author="Konstantinova, Mariya V." w:date="2020-10-15T12:56:00Z">
        <w:r w:rsidRPr="000F07E7" w:rsidDel="00955340">
          <w:delText xml:space="preserve"> </w:delText>
        </w:r>
      </w:del>
    </w:p>
    <w:p w14:paraId="767E7E1A" w14:textId="77777777" w:rsidR="001F46DB" w:rsidRPr="000F07E7" w:rsidRDefault="001F46DB" w:rsidP="00554D22">
      <w:pPr>
        <w:pStyle w:val="affffffffc"/>
      </w:pPr>
      <w:r w:rsidRPr="000F07E7">
        <w:drawing>
          <wp:inline distT="0" distB="0" distL="0" distR="0" wp14:anchorId="36BE108A" wp14:editId="348D5068">
            <wp:extent cx="5929628" cy="3034030"/>
            <wp:effectExtent l="0" t="0" r="0" b="0"/>
            <wp:docPr id="14821618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628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93AB" w14:textId="5059E8DC" w:rsidR="001F46DB" w:rsidRPr="000F07E7" w:rsidRDefault="001F46DB" w:rsidP="00070856">
      <w:pPr>
        <w:pStyle w:val="affffffff1"/>
      </w:pPr>
      <w:bookmarkStart w:id="435" w:name="_Ref40278675"/>
      <w:r w:rsidRPr="000F07E7">
        <w:t>Рисунок</w:t>
      </w:r>
      <w:r w:rsidR="00070856">
        <w:rPr>
          <w:lang w:val="en-US"/>
        </w:rPr>
        <w:t> </w:t>
      </w:r>
      <w:fldSimple w:instr=" SEQ Рисунок \* ARABIC ">
        <w:r w:rsidR="005D3E5A">
          <w:rPr>
            <w:noProof/>
          </w:rPr>
          <w:t>5</w:t>
        </w:r>
      </w:fldSimple>
      <w:bookmarkEnd w:id="435"/>
      <w:r w:rsidRPr="000F07E7">
        <w:t xml:space="preserve"> – Макет </w:t>
      </w:r>
      <w:del w:id="436" w:author="Konstantinova, Mariya V." w:date="2020-10-15T12:23:00Z">
        <w:r w:rsidRPr="000F07E7" w:rsidDel="00550DDA">
          <w:delText xml:space="preserve">формы </w:delText>
        </w:r>
      </w:del>
      <w:ins w:id="437" w:author="Konstantinova, Mariya V." w:date="2020-10-15T12:23:00Z">
        <w:r w:rsidR="00550DDA">
          <w:t>вкладки</w:t>
        </w:r>
        <w:r w:rsidR="00550DDA" w:rsidRPr="000F07E7">
          <w:t xml:space="preserve"> «Настройка уведомлений»</w:t>
        </w:r>
      </w:ins>
      <w:del w:id="438" w:author="Konstantinova, Mariya V." w:date="2020-10-15T12:23:00Z">
        <w:r w:rsidRPr="000F07E7" w:rsidDel="00550DDA">
          <w:delText xml:space="preserve">«Настройки </w:delText>
        </w:r>
        <w:r w:rsidRPr="00070856" w:rsidDel="00550DDA">
          <w:delText>отправки</w:delText>
        </w:r>
        <w:r w:rsidRPr="000F07E7" w:rsidDel="00550DDA">
          <w:delText xml:space="preserve"> уведомлений»</w:delText>
        </w:r>
      </w:del>
    </w:p>
    <w:p w14:paraId="6BFBD4F6" w14:textId="77777777" w:rsidR="001A06D5" w:rsidRDefault="00955340" w:rsidP="00070856">
      <w:pPr>
        <w:pStyle w:val="affffffff"/>
        <w:rPr>
          <w:ins w:id="439" w:author="Konstantinova, Mariya V." w:date="2020-10-15T13:08:00Z"/>
        </w:rPr>
      </w:pPr>
      <w:ins w:id="440" w:author="Konstantinova, Mariya V." w:date="2020-10-15T13:00:00Z">
        <w:r>
          <w:t>Н</w:t>
        </w:r>
      </w:ins>
      <w:ins w:id="441" w:author="Konstantinova, Mariya V." w:date="2020-10-15T12:59:00Z">
        <w:r>
          <w:t>астройк</w:t>
        </w:r>
      </w:ins>
      <w:ins w:id="442" w:author="Konstantinova, Mariya V." w:date="2020-10-15T13:00:00Z">
        <w:r>
          <w:t>а</w:t>
        </w:r>
      </w:ins>
      <w:ins w:id="443" w:author="Konstantinova, Mariya V." w:date="2020-10-15T12:59:00Z">
        <w:r>
          <w:t xml:space="preserve"> уведомлений</w:t>
        </w:r>
      </w:ins>
      <w:ins w:id="444" w:author="Konstantinova, Mariya V." w:date="2020-10-15T13:00:00Z">
        <w:r>
          <w:t xml:space="preserve"> должна быть применена </w:t>
        </w:r>
      </w:ins>
      <w:ins w:id="445" w:author="Konstantinova, Mariya V." w:date="2020-10-15T13:01:00Z">
        <w:r>
          <w:t xml:space="preserve">для всех учетных записей </w:t>
        </w:r>
      </w:ins>
      <w:ins w:id="446" w:author="Konstantinova, Mariya V." w:date="2020-10-15T13:02:00Z">
        <w:r>
          <w:t xml:space="preserve">с выбранной </w:t>
        </w:r>
      </w:ins>
      <w:ins w:id="447" w:author="Konstantinova, Mariya V." w:date="2020-10-15T13:01:00Z">
        <w:r>
          <w:t>рол</w:t>
        </w:r>
      </w:ins>
      <w:ins w:id="448" w:author="Konstantinova, Mariya V." w:date="2020-10-15T13:02:00Z">
        <w:r>
          <w:t>ью</w:t>
        </w:r>
      </w:ins>
      <w:ins w:id="449" w:author="Konstantinova, Mariya V." w:date="2020-10-15T13:01:00Z">
        <w:r>
          <w:t xml:space="preserve"> </w:t>
        </w:r>
      </w:ins>
      <w:ins w:id="450" w:author="Konstantinova, Mariya V." w:date="2020-10-15T13:00:00Z">
        <w:r>
          <w:t xml:space="preserve">после </w:t>
        </w:r>
        <w:commentRangeStart w:id="451"/>
        <w:r>
          <w:t>сохранения настроек роли</w:t>
        </w:r>
      </w:ins>
      <w:commentRangeEnd w:id="451"/>
      <w:ins w:id="452" w:author="Konstantinova, Mariya V." w:date="2020-10-15T13:01:00Z">
        <w:r>
          <w:rPr>
            <w:rStyle w:val="affff4"/>
          </w:rPr>
          <w:commentReference w:id="451"/>
        </w:r>
      </w:ins>
      <w:ins w:id="453" w:author="Konstantinova, Mariya V." w:date="2020-10-15T13:00:00Z">
        <w:r>
          <w:t xml:space="preserve">. </w:t>
        </w:r>
      </w:ins>
      <w:del w:id="454" w:author="Konstantinova, Mariya V." w:date="2020-10-15T12:58:00Z">
        <w:r w:rsidR="001F46DB" w:rsidRPr="000F07E7" w:rsidDel="00955340">
          <w:delText xml:space="preserve">При установке настроек уведомлений в роли, при сохранении роли, </w:delText>
        </w:r>
      </w:del>
      <w:del w:id="455" w:author="Konstantinova, Mariya V." w:date="2020-10-15T13:02:00Z">
        <w:r w:rsidR="001F46DB" w:rsidRPr="000F07E7" w:rsidDel="00955340">
          <w:delText xml:space="preserve">настройки должны применяться на все УЗ с данной ролью. </w:delText>
        </w:r>
      </w:del>
      <w:r w:rsidR="001F46DB" w:rsidRPr="000F07E7">
        <w:t xml:space="preserve">Если у </w:t>
      </w:r>
      <w:r w:rsidR="001F46DB" w:rsidRPr="000F07E7">
        <w:lastRenderedPageBreak/>
        <w:t xml:space="preserve">пользователей несколько ролей, то </w:t>
      </w:r>
      <w:commentRangeStart w:id="456"/>
      <w:r w:rsidR="001F46DB" w:rsidRPr="000F07E7">
        <w:t xml:space="preserve">значение публикации уведомлений для пользователя </w:t>
      </w:r>
      <w:del w:id="457" w:author="Konstantinova, Mariya V." w:date="2020-10-15T13:05:00Z">
        <w:r w:rsidR="001F46DB" w:rsidRPr="000F07E7" w:rsidDel="0089643D">
          <w:delText xml:space="preserve">складывается </w:delText>
        </w:r>
      </w:del>
      <w:ins w:id="458" w:author="Konstantinova, Mariya V." w:date="2020-10-15T13:05:00Z">
        <w:r w:rsidR="0089643D">
          <w:t>получается путем</w:t>
        </w:r>
        <w:r w:rsidR="0089643D" w:rsidRPr="000F07E7">
          <w:t xml:space="preserve"> логическ</w:t>
        </w:r>
        <w:r w:rsidR="0089643D">
          <w:t>ого</w:t>
        </w:r>
        <w:r w:rsidR="0089643D" w:rsidRPr="000F07E7">
          <w:t xml:space="preserve"> </w:t>
        </w:r>
        <w:commentRangeStart w:id="459"/>
        <w:r w:rsidR="0089643D" w:rsidRPr="000F07E7">
          <w:t>сложени</w:t>
        </w:r>
        <w:r w:rsidR="0089643D">
          <w:t>я</w:t>
        </w:r>
      </w:ins>
      <w:del w:id="460" w:author="Konstantinova, Mariya V." w:date="2020-10-15T13:05:00Z">
        <w:r w:rsidR="001F46DB" w:rsidRPr="000F07E7" w:rsidDel="0089643D">
          <w:delText>логическим сложением</w:delText>
        </w:r>
      </w:del>
      <w:r w:rsidR="001F46DB" w:rsidRPr="000F07E7">
        <w:t xml:space="preserve"> </w:t>
      </w:r>
      <w:commentRangeEnd w:id="459"/>
      <w:r w:rsidR="0089643D">
        <w:rPr>
          <w:rStyle w:val="affff4"/>
        </w:rPr>
        <w:commentReference w:id="459"/>
      </w:r>
      <w:r w:rsidR="001F46DB" w:rsidRPr="000F07E7">
        <w:t>(1+1=1, 0+1=1).</w:t>
      </w:r>
      <w:commentRangeEnd w:id="456"/>
      <w:r w:rsidR="0089643D">
        <w:rPr>
          <w:rStyle w:val="affff4"/>
        </w:rPr>
        <w:commentReference w:id="456"/>
      </w:r>
    </w:p>
    <w:p w14:paraId="5D05FA6F" w14:textId="508D92D8" w:rsidR="001F46DB" w:rsidRPr="000F07E7" w:rsidRDefault="001F46DB" w:rsidP="00070856">
      <w:pPr>
        <w:pStyle w:val="affffffff"/>
      </w:pPr>
      <w:commentRangeStart w:id="461"/>
      <w:del w:id="462" w:author="Konstantinova, Mariya V." w:date="2020-10-15T13:08:00Z">
        <w:r w:rsidRPr="000F07E7" w:rsidDel="001A06D5">
          <w:delText xml:space="preserve"> В уведомлениях, настройка</w:delText>
        </w:r>
      </w:del>
      <w:ins w:id="463" w:author="Konstantinova, Mariya V." w:date="2020-10-15T13:08:00Z">
        <w:r w:rsidR="001A06D5">
          <w:t>Настройка уведомлений</w:t>
        </w:r>
      </w:ins>
      <w:commentRangeEnd w:id="461"/>
      <w:ins w:id="464" w:author="Konstantinova, Mariya V." w:date="2020-10-15T13:09:00Z">
        <w:r w:rsidR="001A06D5">
          <w:rPr>
            <w:rStyle w:val="affff4"/>
          </w:rPr>
          <w:commentReference w:id="461"/>
        </w:r>
      </w:ins>
      <w:r w:rsidRPr="000F07E7">
        <w:t xml:space="preserve"> должна сохраняться до тех пор, пока не будет изменена через </w:t>
      </w:r>
      <w:commentRangeStart w:id="465"/>
      <w:r w:rsidRPr="000F07E7">
        <w:t>настройку</w:t>
      </w:r>
      <w:del w:id="466" w:author="Konstantinova, Mariya V." w:date="2020-10-15T13:09:00Z">
        <w:r w:rsidRPr="000F07E7" w:rsidDel="001A06D5">
          <w:delText xml:space="preserve"> в</w:delText>
        </w:r>
      </w:del>
      <w:r w:rsidRPr="000F07E7">
        <w:t xml:space="preserve"> </w:t>
      </w:r>
      <w:ins w:id="467" w:author="Konstantinova, Mariya V." w:date="2020-10-15T13:09:00Z">
        <w:r w:rsidR="001A06D5" w:rsidRPr="000F07E7">
          <w:t>уведомлени</w:t>
        </w:r>
        <w:r w:rsidR="001A06D5">
          <w:t>й</w:t>
        </w:r>
        <w:r w:rsidR="001A06D5" w:rsidRPr="000F07E7">
          <w:t xml:space="preserve"> </w:t>
        </w:r>
        <w:commentRangeEnd w:id="465"/>
        <w:r w:rsidR="001A06D5">
          <w:rPr>
            <w:rStyle w:val="affff4"/>
          </w:rPr>
          <w:commentReference w:id="465"/>
        </w:r>
      </w:ins>
      <w:del w:id="468" w:author="Konstantinova, Mariya V." w:date="2020-10-15T13:09:00Z">
        <w:r w:rsidRPr="000F07E7" w:rsidDel="001A06D5">
          <w:delText xml:space="preserve">уведомлениях </w:delText>
        </w:r>
      </w:del>
      <w:r w:rsidRPr="000F07E7">
        <w:t xml:space="preserve">или не </w:t>
      </w:r>
      <w:del w:id="469" w:author="Konstantinova, Mariya V." w:date="2020-10-15T13:10:00Z">
        <w:r w:rsidRPr="000F07E7" w:rsidDel="001A06D5">
          <w:delText>будет пере сохранена</w:delText>
        </w:r>
      </w:del>
      <w:ins w:id="470" w:author="Konstantinova, Mariya V." w:date="2020-10-15T13:10:00Z">
        <w:r w:rsidR="001A06D5">
          <w:t xml:space="preserve">будут </w:t>
        </w:r>
        <w:commentRangeStart w:id="471"/>
        <w:r w:rsidR="001A06D5">
          <w:t>сохранены настройки</w:t>
        </w:r>
      </w:ins>
      <w:r w:rsidRPr="000F07E7">
        <w:t xml:space="preserve"> рол</w:t>
      </w:r>
      <w:ins w:id="472" w:author="Konstantinova, Mariya V." w:date="2020-10-15T13:10:00Z">
        <w:r w:rsidR="001A06D5">
          <w:t>и</w:t>
        </w:r>
        <w:commentRangeEnd w:id="471"/>
        <w:r w:rsidR="001A06D5">
          <w:rPr>
            <w:rStyle w:val="affff4"/>
          </w:rPr>
          <w:commentReference w:id="471"/>
        </w:r>
      </w:ins>
      <w:del w:id="473" w:author="Konstantinova, Mariya V." w:date="2020-10-15T13:10:00Z">
        <w:r w:rsidRPr="000F07E7" w:rsidDel="001A06D5">
          <w:delText>ь данного пользователя</w:delText>
        </w:r>
      </w:del>
      <w:r w:rsidRPr="000F07E7">
        <w:t>.</w:t>
      </w:r>
    </w:p>
    <w:p w14:paraId="49656325" w14:textId="6E72C727" w:rsidR="001F46DB" w:rsidRPr="000F07E7" w:rsidRDefault="001F46DB" w:rsidP="00070856">
      <w:pPr>
        <w:pStyle w:val="affffffff"/>
      </w:pPr>
      <w:r w:rsidRPr="000F07E7">
        <w:t>При добавлении пользователю дополнительной роли</w:t>
      </w:r>
      <w:del w:id="474" w:author="Konstantinova, Mariya V." w:date="2020-10-15T13:12:00Z">
        <w:r w:rsidRPr="000F07E7" w:rsidDel="001A06D5">
          <w:delText>,</w:delText>
        </w:r>
      </w:del>
      <w:r w:rsidRPr="000F07E7">
        <w:t xml:space="preserve"> </w:t>
      </w:r>
      <w:del w:id="475" w:author="Konstantinova, Mariya V." w:date="2020-10-15T13:12:00Z">
        <w:r w:rsidRPr="000F07E7" w:rsidDel="001A06D5">
          <w:delText xml:space="preserve">так же </w:delText>
        </w:r>
      </w:del>
      <w:r w:rsidRPr="000F07E7">
        <w:t xml:space="preserve">необходимо обновлять подписки на уведомления и </w:t>
      </w:r>
      <w:commentRangeStart w:id="476"/>
      <w:r w:rsidRPr="000F07E7">
        <w:t xml:space="preserve">проставлять </w:t>
      </w:r>
      <w:commentRangeEnd w:id="476"/>
      <w:r w:rsidR="001A06D5">
        <w:rPr>
          <w:rStyle w:val="affff4"/>
        </w:rPr>
        <w:commentReference w:id="476"/>
      </w:r>
      <w:r w:rsidRPr="000F07E7">
        <w:t xml:space="preserve">логическую сумму значений настройки </w:t>
      </w:r>
      <w:ins w:id="477" w:author="Konstantinova, Mariya V." w:date="2020-10-15T13:13:00Z">
        <w:r w:rsidR="00105A3C">
          <w:t xml:space="preserve">источников </w:t>
        </w:r>
      </w:ins>
      <w:r w:rsidRPr="000F07E7">
        <w:t xml:space="preserve">уведомлений </w:t>
      </w:r>
      <w:ins w:id="478" w:author="Konstantinova, Mariya V." w:date="2020-10-15T13:13:00Z">
        <w:r w:rsidR="00105A3C">
          <w:t xml:space="preserve">для </w:t>
        </w:r>
      </w:ins>
      <w:r w:rsidRPr="000F07E7">
        <w:t>выбранных ролей.</w:t>
      </w:r>
      <w:del w:id="479" w:author="Konstantinova, Mariya V." w:date="2020-10-15T13:12:00Z">
        <w:r w:rsidRPr="000F07E7" w:rsidDel="001A06D5">
          <w:delText xml:space="preserve"> </w:delText>
        </w:r>
      </w:del>
    </w:p>
    <w:p w14:paraId="016DBF3D" w14:textId="77777777" w:rsidR="001F46DB" w:rsidRPr="000F07E7" w:rsidRDefault="001F46DB" w:rsidP="00070856">
      <w:pPr>
        <w:pStyle w:val="affffffff"/>
      </w:pPr>
      <w:commentRangeStart w:id="480"/>
      <w:r w:rsidRPr="000F07E7">
        <w:t>Источники уведомлений:</w:t>
      </w:r>
      <w:commentRangeEnd w:id="480"/>
      <w:r w:rsidR="00105A3C">
        <w:rPr>
          <w:rStyle w:val="affff4"/>
        </w:rPr>
        <w:commentReference w:id="480"/>
      </w:r>
    </w:p>
    <w:p w14:paraId="6A4E4B31" w14:textId="3762D10C" w:rsidR="001F46DB" w:rsidRPr="000F07E7" w:rsidRDefault="00105A3C" w:rsidP="00070856">
      <w:pPr>
        <w:pStyle w:val="16"/>
      </w:pPr>
      <w:ins w:id="481" w:author="Konstantinova, Mariya V." w:date="2020-10-15T13:15:00Z">
        <w:r>
          <w:t>«</w:t>
        </w:r>
      </w:ins>
      <w:r w:rsidR="001F46DB" w:rsidRPr="000F07E7">
        <w:t>Остановка подсистемы протоколирования</w:t>
      </w:r>
      <w:ins w:id="482" w:author="Konstantinova, Mariya V." w:date="2020-10-15T13:15:00Z">
        <w:r>
          <w:t>»</w:t>
        </w:r>
      </w:ins>
      <w:r w:rsidR="001F46DB" w:rsidRPr="000F07E7">
        <w:t xml:space="preserve"> – уведомления о сбоях (аппаратных и программных ошибках, сбоях в механизмах сбора информации или </w:t>
      </w:r>
      <w:ins w:id="483" w:author="Konstantinova, Mariya V." w:date="2020-10-15T13:17:00Z">
        <w:r>
          <w:t xml:space="preserve">сбоях, связанных с </w:t>
        </w:r>
      </w:ins>
      <w:ins w:id="484" w:author="Konstantinova, Mariya V." w:date="2020-10-15T13:18:00Z">
        <w:r>
          <w:t>превышением</w:t>
        </w:r>
      </w:ins>
      <w:ins w:id="485" w:author="Konstantinova, Mariya V." w:date="2020-10-15T13:17:00Z">
        <w:r w:rsidRPr="000F07E7">
          <w:t xml:space="preserve"> </w:t>
        </w:r>
      </w:ins>
      <w:del w:id="486" w:author="Konstantinova, Mariya V." w:date="2020-10-15T13:17:00Z">
        <w:r w:rsidR="001F46DB" w:rsidRPr="000F07E7" w:rsidDel="00105A3C">
          <w:delText xml:space="preserve">переполнения </w:delText>
        </w:r>
      </w:del>
      <w:r w:rsidR="001F46DB" w:rsidRPr="000F07E7">
        <w:t xml:space="preserve">объема (емкости) памяти) </w:t>
      </w:r>
      <w:commentRangeStart w:id="487"/>
      <w:r w:rsidR="001F46DB" w:rsidRPr="000F07E7">
        <w:t>при регистрации событий безопасности</w:t>
      </w:r>
      <w:commentRangeEnd w:id="487"/>
      <w:r>
        <w:rPr>
          <w:rStyle w:val="affff4"/>
          <w:rFonts w:eastAsia="Times New Roman"/>
          <w:lang w:eastAsia="ru-RU"/>
        </w:rPr>
        <w:commentReference w:id="487"/>
      </w:r>
      <w:r w:rsidR="001F46DB" w:rsidRPr="000F07E7">
        <w:t xml:space="preserve">. </w:t>
      </w:r>
      <w:commentRangeStart w:id="488"/>
      <w:r w:rsidR="001F46DB" w:rsidRPr="000F07E7">
        <w:t>Уведомление должно содержать:</w:t>
      </w:r>
    </w:p>
    <w:p w14:paraId="58A7944E" w14:textId="77777777" w:rsidR="001F46DB" w:rsidRPr="000F07E7" w:rsidRDefault="001F46DB" w:rsidP="00070856">
      <w:pPr>
        <w:pStyle w:val="25"/>
      </w:pPr>
      <w:r w:rsidRPr="000F07E7">
        <w:t xml:space="preserve">Заголовок </w:t>
      </w:r>
      <w:del w:id="489" w:author="Konstantinova, Mariya V." w:date="2020-10-15T13:20:00Z">
        <w:r w:rsidRPr="000F07E7" w:rsidDel="00105A3C">
          <w:delText xml:space="preserve">– </w:delText>
        </w:r>
      </w:del>
      <w:r w:rsidRPr="000F07E7">
        <w:t>«Остановка подсистемы протоколирования</w:t>
      </w:r>
      <w:commentRangeStart w:id="490"/>
      <w:r w:rsidRPr="000F07E7">
        <w:t>!</w:t>
      </w:r>
      <w:commentRangeEnd w:id="490"/>
      <w:r w:rsidR="00105A3C">
        <w:rPr>
          <w:rStyle w:val="affff4"/>
          <w:rFonts w:eastAsia="Times New Roman"/>
          <w:color w:val="auto"/>
          <w:lang w:eastAsia="ru-RU"/>
        </w:rPr>
        <w:commentReference w:id="490"/>
      </w:r>
      <w:r w:rsidRPr="000F07E7">
        <w:t>»;</w:t>
      </w:r>
    </w:p>
    <w:p w14:paraId="2FF16328" w14:textId="3BF2A2B7" w:rsidR="001F46DB" w:rsidRPr="000F07E7" w:rsidRDefault="001F46DB" w:rsidP="00070856">
      <w:pPr>
        <w:pStyle w:val="25"/>
      </w:pPr>
      <w:del w:id="491" w:author="Konstantinova, Mariya V." w:date="2020-10-15T13:26:00Z">
        <w:r w:rsidRPr="000F07E7" w:rsidDel="00D90BBA">
          <w:delText xml:space="preserve">Содержание </w:delText>
        </w:r>
      </w:del>
      <w:ins w:id="492" w:author="Konstantinova, Mariya V." w:date="2020-10-15T13:26:00Z">
        <w:r w:rsidR="00D90BBA">
          <w:t>Текст «</w:t>
        </w:r>
      </w:ins>
      <w:del w:id="493" w:author="Konstantinova, Mariya V." w:date="2020-10-15T13:26:00Z">
        <w:r w:rsidRPr="000F07E7" w:rsidDel="00D90BBA">
          <w:delText xml:space="preserve">– </w:delText>
        </w:r>
      </w:del>
      <w:commentRangeStart w:id="494"/>
      <w:commentRangeStart w:id="495"/>
      <w:r w:rsidRPr="000F07E7">
        <w:t>[</w:t>
      </w:r>
      <w:commentRangeEnd w:id="494"/>
      <w:r w:rsidR="00D90BBA">
        <w:rPr>
          <w:rStyle w:val="affff4"/>
          <w:rFonts w:eastAsia="Times New Roman"/>
          <w:color w:val="auto"/>
          <w:lang w:eastAsia="ru-RU"/>
        </w:rPr>
        <w:commentReference w:id="494"/>
      </w:r>
      <w:commentRangeEnd w:id="495"/>
      <w:r w:rsidR="002A5242">
        <w:rPr>
          <w:rStyle w:val="affff4"/>
          <w:rFonts w:eastAsia="Times New Roman"/>
          <w:color w:val="auto"/>
          <w:lang w:eastAsia="ru-RU"/>
        </w:rPr>
        <w:commentReference w:id="495"/>
      </w:r>
      <w:r w:rsidRPr="000F07E7">
        <w:rPr>
          <w:b/>
          <w:bCs/>
        </w:rPr>
        <w:t>описание причины</w:t>
      </w:r>
      <w:r w:rsidRPr="000F07E7">
        <w:t xml:space="preserve"> (не отвечает, ошибка, </w:t>
      </w:r>
      <w:del w:id="496" w:author="Konstantinova, Mariya V." w:date="2020-10-15T13:25:00Z">
        <w:r w:rsidRPr="000F07E7" w:rsidDel="00D90BBA">
          <w:delText>переполнение места</w:delText>
        </w:r>
      </w:del>
      <w:ins w:id="497" w:author="Konstantinova, Mariya V." w:date="2020-10-15T13:25:00Z">
        <w:r w:rsidR="00D90BBA">
          <w:t>превышение объема памяти</w:t>
        </w:r>
      </w:ins>
      <w:r w:rsidRPr="000F07E7">
        <w:t>)], [</w:t>
      </w:r>
      <w:r w:rsidRPr="000F07E7">
        <w:rPr>
          <w:b/>
          <w:bCs/>
        </w:rPr>
        <w:t>дата события</w:t>
      </w:r>
      <w:r w:rsidRPr="000F07E7">
        <w:t xml:space="preserve">]. </w:t>
      </w:r>
      <w:commentRangeStart w:id="498"/>
      <w:r w:rsidRPr="000F07E7">
        <w:t xml:space="preserve">Пожалуйста </w:t>
      </w:r>
      <w:commentRangeEnd w:id="498"/>
      <w:r w:rsidR="00D90BBA">
        <w:rPr>
          <w:rStyle w:val="affff4"/>
          <w:rFonts w:eastAsia="Times New Roman"/>
          <w:color w:val="auto"/>
          <w:lang w:eastAsia="ru-RU"/>
        </w:rPr>
        <w:commentReference w:id="498"/>
      </w:r>
      <w:r w:rsidRPr="000F07E7">
        <w:t xml:space="preserve">обратитесь к администратору </w:t>
      </w:r>
      <w:commentRangeStart w:id="499"/>
      <w:r w:rsidRPr="000F07E7">
        <w:t>системы</w:t>
      </w:r>
      <w:commentRangeEnd w:id="499"/>
      <w:r w:rsidR="00D90BBA">
        <w:rPr>
          <w:rStyle w:val="affff4"/>
          <w:rFonts w:eastAsia="Times New Roman"/>
          <w:color w:val="auto"/>
          <w:lang w:eastAsia="ru-RU"/>
        </w:rPr>
        <w:commentReference w:id="499"/>
      </w:r>
      <w:del w:id="500" w:author="Konstantinova, Mariya V." w:date="2020-10-15T13:41:00Z">
        <w:r w:rsidRPr="000F07E7" w:rsidDel="006D49AF">
          <w:delText>.</w:delText>
        </w:r>
        <w:commentRangeEnd w:id="488"/>
        <w:r w:rsidR="00D90BBA" w:rsidDel="006D49AF">
          <w:rPr>
            <w:rStyle w:val="affff4"/>
            <w:rFonts w:eastAsia="Times New Roman"/>
            <w:color w:val="auto"/>
            <w:lang w:eastAsia="ru-RU"/>
          </w:rPr>
          <w:commentReference w:id="488"/>
        </w:r>
      </w:del>
      <w:ins w:id="501" w:author="Konstantinova, Mariya V." w:date="2020-10-15T13:41:00Z">
        <w:r w:rsidR="006D49AF">
          <w:t>»;</w:t>
        </w:r>
      </w:ins>
    </w:p>
    <w:p w14:paraId="5A75C1CF" w14:textId="5D485C50" w:rsidR="001F46DB" w:rsidRPr="000F07E7" w:rsidRDefault="00105A3C" w:rsidP="00070856">
      <w:pPr>
        <w:pStyle w:val="16"/>
      </w:pPr>
      <w:ins w:id="502" w:author="Konstantinova, Mariya V." w:date="2020-10-15T13:15:00Z">
        <w:r>
          <w:t>«</w:t>
        </w:r>
      </w:ins>
      <w:r w:rsidR="001F46DB" w:rsidRPr="000F07E7">
        <w:t xml:space="preserve">Изменение </w:t>
      </w:r>
      <w:commentRangeStart w:id="503"/>
      <w:r w:rsidR="001F46DB" w:rsidRPr="000F07E7">
        <w:t>учетной записи пользователя</w:t>
      </w:r>
      <w:commentRangeEnd w:id="503"/>
      <w:r>
        <w:rPr>
          <w:rStyle w:val="affff4"/>
          <w:rFonts w:eastAsia="Times New Roman"/>
          <w:lang w:eastAsia="ru-RU"/>
        </w:rPr>
        <w:commentReference w:id="503"/>
      </w:r>
      <w:ins w:id="504" w:author="Konstantinova, Mariya V." w:date="2020-10-15T13:15:00Z">
        <w:r>
          <w:t>»</w:t>
        </w:r>
      </w:ins>
      <w:r w:rsidR="001F46DB" w:rsidRPr="000F07E7">
        <w:t xml:space="preserve"> – </w:t>
      </w:r>
      <w:commentRangeStart w:id="505"/>
      <w:ins w:id="506" w:author="Konstantinova, Mariya V." w:date="2020-10-15T13:27:00Z">
        <w:r w:rsidR="00D90BBA" w:rsidRPr="000F07E7">
          <w:t xml:space="preserve">уведомления </w:t>
        </w:r>
      </w:ins>
      <w:del w:id="507" w:author="Konstantinova, Mariya V." w:date="2020-10-15T13:27:00Z">
        <w:r w:rsidR="001F46DB" w:rsidRPr="000F07E7" w:rsidDel="00D90BBA">
          <w:delText xml:space="preserve">должно уведомлять </w:delText>
        </w:r>
      </w:del>
      <w:r w:rsidR="001F46DB" w:rsidRPr="000F07E7">
        <w:t xml:space="preserve">об изменении </w:t>
      </w:r>
      <w:del w:id="508" w:author="Konstantinova, Mariya V." w:date="2020-10-15T13:28:00Z">
        <w:r w:rsidR="001F46DB" w:rsidRPr="000F07E7" w:rsidDel="00D90BBA">
          <w:delText xml:space="preserve">значений </w:delText>
        </w:r>
      </w:del>
      <w:ins w:id="509" w:author="Konstantinova, Mariya V." w:date="2020-10-15T13:28:00Z">
        <w:r w:rsidR="00D90BBA">
          <w:t>параметров</w:t>
        </w:r>
        <w:r w:rsidR="00D90BBA" w:rsidRPr="000F07E7">
          <w:t xml:space="preserve"> </w:t>
        </w:r>
      </w:ins>
      <w:del w:id="510" w:author="Konstantinova, Mariya V." w:date="2020-10-15T13:28:00Z">
        <w:r w:rsidR="001F46DB" w:rsidRPr="000F07E7" w:rsidDel="00D90BBA">
          <w:delText xml:space="preserve">УЗ </w:delText>
        </w:r>
      </w:del>
      <w:ins w:id="511" w:author="Konstantinova, Mariya V." w:date="2020-10-15T13:28:00Z">
        <w:r w:rsidR="00D90BBA">
          <w:t>учетных записей</w:t>
        </w:r>
        <w:r w:rsidR="00D90BBA" w:rsidRPr="000F07E7">
          <w:t xml:space="preserve"> </w:t>
        </w:r>
      </w:ins>
      <w:r w:rsidR="001F46DB" w:rsidRPr="000F07E7">
        <w:t>пользователей поднадзорных (личного</w:t>
      </w:r>
      <w:del w:id="512" w:author="Konstantinova, Mariya V." w:date="2020-10-15T13:28:00Z">
        <w:r w:rsidR="001F46DB" w:rsidRPr="000F07E7" w:rsidDel="00D90BBA">
          <w:delText>,</w:delText>
        </w:r>
      </w:del>
      <w:r w:rsidR="001F46DB" w:rsidRPr="000F07E7">
        <w:t xml:space="preserve"> и назначенных подразделений пользователю) текущего пользователя</w:t>
      </w:r>
      <w:commentRangeEnd w:id="505"/>
      <w:r w:rsidR="00D90BBA">
        <w:rPr>
          <w:rStyle w:val="affff4"/>
          <w:rFonts w:eastAsia="Times New Roman"/>
          <w:lang w:eastAsia="ru-RU"/>
        </w:rPr>
        <w:commentReference w:id="505"/>
      </w:r>
      <w:r w:rsidR="001F46DB" w:rsidRPr="000F07E7">
        <w:t>;</w:t>
      </w:r>
    </w:p>
    <w:p w14:paraId="7298F897" w14:textId="02014597" w:rsidR="001F46DB" w:rsidRPr="000F07E7" w:rsidRDefault="00105A3C" w:rsidP="00070856">
      <w:pPr>
        <w:pStyle w:val="16"/>
      </w:pPr>
      <w:ins w:id="513" w:author="Konstantinova, Mariya V." w:date="2020-10-15T13:15:00Z">
        <w:r>
          <w:t>«</w:t>
        </w:r>
      </w:ins>
      <w:commentRangeStart w:id="514"/>
      <w:r w:rsidR="001F46DB" w:rsidRPr="000F07E7">
        <w:t>Реорганизация</w:t>
      </w:r>
      <w:commentRangeEnd w:id="514"/>
      <w:r>
        <w:rPr>
          <w:rStyle w:val="affff4"/>
          <w:rFonts w:eastAsia="Times New Roman"/>
          <w:lang w:eastAsia="ru-RU"/>
        </w:rPr>
        <w:commentReference w:id="514"/>
      </w:r>
      <w:ins w:id="515" w:author="Konstantinova, Mariya V." w:date="2020-10-15T13:15:00Z">
        <w:r>
          <w:t>»</w:t>
        </w:r>
      </w:ins>
      <w:r w:rsidR="001F46DB" w:rsidRPr="000F07E7">
        <w:t xml:space="preserve"> – </w:t>
      </w:r>
      <w:ins w:id="516" w:author="Konstantinova, Mariya V." w:date="2020-10-15T13:32:00Z">
        <w:r w:rsidR="00D90BBA" w:rsidRPr="000F07E7">
          <w:t xml:space="preserve">уведомления </w:t>
        </w:r>
      </w:ins>
      <w:del w:id="517" w:author="Konstantinova, Mariya V." w:date="2020-10-15T13:32:00Z">
        <w:r w:rsidR="001F46DB" w:rsidRPr="000F07E7" w:rsidDel="00D90BBA">
          <w:delText xml:space="preserve">уведомление </w:delText>
        </w:r>
      </w:del>
      <w:r w:rsidR="001F46DB" w:rsidRPr="000F07E7">
        <w:t xml:space="preserve">о наличии </w:t>
      </w:r>
      <w:del w:id="518" w:author="Konstantinova, Mariya V." w:date="2020-10-15T13:32:00Z">
        <w:r w:rsidR="001F46DB" w:rsidRPr="000F07E7" w:rsidDel="00D90BBA">
          <w:delText>УЗ</w:delText>
        </w:r>
      </w:del>
      <w:ins w:id="519" w:author="Konstantinova, Mariya V." w:date="2020-10-15T13:32:00Z">
        <w:r w:rsidR="00D90BBA">
          <w:t>учетных записей</w:t>
        </w:r>
      </w:ins>
      <w:r w:rsidR="001F46DB" w:rsidRPr="000F07E7">
        <w:t xml:space="preserve">, </w:t>
      </w:r>
      <w:commentRangeStart w:id="520"/>
      <w:r w:rsidR="001F46DB" w:rsidRPr="000F07E7">
        <w:t xml:space="preserve">требующих внимания </w:t>
      </w:r>
      <w:commentRangeEnd w:id="520"/>
      <w:r w:rsidR="002A5242">
        <w:rPr>
          <w:rStyle w:val="affff4"/>
          <w:rFonts w:eastAsia="Times New Roman"/>
          <w:lang w:eastAsia="ru-RU"/>
        </w:rPr>
        <w:commentReference w:id="520"/>
      </w:r>
      <w:r w:rsidR="001F46DB" w:rsidRPr="000F07E7">
        <w:t>(</w:t>
      </w:r>
      <w:commentRangeStart w:id="521"/>
      <w:r w:rsidR="001F46DB" w:rsidRPr="000F07E7">
        <w:t xml:space="preserve">текущий </w:t>
      </w:r>
      <w:commentRangeStart w:id="522"/>
      <w:r w:rsidR="001F46DB" w:rsidRPr="000F07E7">
        <w:t xml:space="preserve">функционал </w:t>
      </w:r>
      <w:commentRangeEnd w:id="522"/>
      <w:r w:rsidR="00D90BBA">
        <w:rPr>
          <w:rStyle w:val="affff4"/>
          <w:rFonts w:eastAsia="Times New Roman"/>
          <w:lang w:eastAsia="ru-RU"/>
        </w:rPr>
        <w:commentReference w:id="522"/>
      </w:r>
      <w:r w:rsidR="001F46DB" w:rsidRPr="000F07E7">
        <w:t>«Реорганизация подразделений»</w:t>
      </w:r>
      <w:commentRangeEnd w:id="521"/>
      <w:r w:rsidR="002A5242">
        <w:rPr>
          <w:rStyle w:val="affff4"/>
          <w:rFonts w:eastAsia="Times New Roman"/>
          <w:lang w:eastAsia="ru-RU"/>
        </w:rPr>
        <w:commentReference w:id="521"/>
      </w:r>
      <w:r w:rsidR="001F46DB" w:rsidRPr="000F07E7">
        <w:t>):</w:t>
      </w:r>
    </w:p>
    <w:p w14:paraId="7185A340" w14:textId="6CDC4D2D" w:rsidR="001F46DB" w:rsidRPr="000F07E7" w:rsidRDefault="001F46DB" w:rsidP="00070856">
      <w:pPr>
        <w:pStyle w:val="25"/>
      </w:pPr>
      <w:r w:rsidRPr="000F07E7">
        <w:t xml:space="preserve">Заголовок </w:t>
      </w:r>
      <w:del w:id="523" w:author="Konstantinova, Mariya V." w:date="2020-10-15T13:39:00Z">
        <w:r w:rsidRPr="000F07E7" w:rsidDel="002A5242">
          <w:delText xml:space="preserve">– </w:delText>
        </w:r>
      </w:del>
      <w:ins w:id="524" w:author="Konstantinova, Mariya V." w:date="2020-10-15T13:40:00Z">
        <w:r w:rsidR="002A5242">
          <w:t>«</w:t>
        </w:r>
      </w:ins>
      <w:r w:rsidRPr="000F07E7">
        <w:t>Реорганизация подразделений [</w:t>
      </w:r>
      <w:r w:rsidRPr="000F07E7">
        <w:rPr>
          <w:b/>
          <w:bCs/>
        </w:rPr>
        <w:t>дата события</w:t>
      </w:r>
      <w:r w:rsidRPr="000F07E7">
        <w:t>]</w:t>
      </w:r>
      <w:ins w:id="525" w:author="Konstantinova, Mariya V." w:date="2020-10-15T13:40:00Z">
        <w:r w:rsidR="002A5242">
          <w:t>»</w:t>
        </w:r>
      </w:ins>
      <w:r w:rsidRPr="000F07E7">
        <w:t>;</w:t>
      </w:r>
    </w:p>
    <w:p w14:paraId="2ED4CBC2" w14:textId="3826416F" w:rsidR="001F46DB" w:rsidRPr="000F07E7" w:rsidRDefault="002A5242" w:rsidP="00070856">
      <w:pPr>
        <w:pStyle w:val="25"/>
      </w:pPr>
      <w:ins w:id="526" w:author="Konstantinova, Mariya V." w:date="2020-10-15T13:40:00Z">
        <w:r>
          <w:t xml:space="preserve">Текст </w:t>
        </w:r>
      </w:ins>
      <w:del w:id="527" w:author="Konstantinova, Mariya V." w:date="2020-10-15T13:40:00Z">
        <w:r w:rsidR="001F46DB" w:rsidRPr="000F07E7" w:rsidDel="002A5242">
          <w:delText xml:space="preserve">Содержание </w:delText>
        </w:r>
      </w:del>
      <w:ins w:id="528" w:author="Konstantinova, Mariya V." w:date="2020-10-15T13:40:00Z">
        <w:r>
          <w:t>«</w:t>
        </w:r>
      </w:ins>
      <w:del w:id="529" w:author="Konstantinova, Mariya V." w:date="2020-10-15T13:40:00Z">
        <w:r w:rsidR="001F46DB" w:rsidRPr="000F07E7" w:rsidDel="002A5242">
          <w:delText xml:space="preserve">– </w:delText>
        </w:r>
      </w:del>
      <w:r w:rsidR="001F46DB" w:rsidRPr="000F07E7">
        <w:t>Учетные записи требуют внимания [</w:t>
      </w:r>
      <w:r w:rsidR="001F46DB" w:rsidRPr="000F07E7">
        <w:rPr>
          <w:b/>
          <w:bCs/>
        </w:rPr>
        <w:t>Число - ссылка</w:t>
      </w:r>
      <w:r w:rsidR="001F46DB" w:rsidRPr="000F07E7">
        <w:t>]</w:t>
      </w:r>
      <w:ins w:id="530" w:author="Konstantinova, Mariya V." w:date="2020-10-15T13:41:00Z">
        <w:r>
          <w:t>»</w:t>
        </w:r>
        <w:r w:rsidR="006D49AF">
          <w:t>;</w:t>
        </w:r>
      </w:ins>
      <w:del w:id="531" w:author="Konstantinova, Mariya V." w:date="2020-10-15T13:41:00Z">
        <w:r w:rsidR="001F46DB" w:rsidRPr="000F07E7" w:rsidDel="006D49AF">
          <w:delText>.</w:delText>
        </w:r>
      </w:del>
    </w:p>
    <w:p w14:paraId="34998E8B" w14:textId="5EF1235C" w:rsidR="001F46DB" w:rsidRPr="000F07E7" w:rsidRDefault="00105A3C" w:rsidP="00070856">
      <w:pPr>
        <w:pStyle w:val="16"/>
      </w:pPr>
      <w:ins w:id="532" w:author="Konstantinova, Mariya V." w:date="2020-10-15T13:15:00Z">
        <w:r>
          <w:lastRenderedPageBreak/>
          <w:t>«</w:t>
        </w:r>
      </w:ins>
      <w:r w:rsidR="001F46DB" w:rsidRPr="000F07E7">
        <w:t>Обновление справочников</w:t>
      </w:r>
      <w:ins w:id="533" w:author="Konstantinova, Mariya V." w:date="2020-10-15T13:15:00Z">
        <w:r>
          <w:t>»</w:t>
        </w:r>
      </w:ins>
      <w:r w:rsidR="001F46DB" w:rsidRPr="000F07E7">
        <w:t xml:space="preserve"> – </w:t>
      </w:r>
      <w:ins w:id="534" w:author="Konstantinova, Mariya V." w:date="2020-10-15T13:41:00Z">
        <w:r w:rsidR="006D49AF" w:rsidRPr="000F07E7">
          <w:t xml:space="preserve">уведомления </w:t>
        </w:r>
      </w:ins>
      <w:del w:id="535" w:author="Konstantinova, Mariya V." w:date="2020-10-15T13:41:00Z">
        <w:r w:rsidR="001F46DB" w:rsidRPr="000F07E7" w:rsidDel="006D49AF">
          <w:delText>уведомление о</w:delText>
        </w:r>
      </w:del>
      <w:ins w:id="536" w:author="Konstantinova, Mariya V." w:date="2020-10-15T13:41:00Z">
        <w:r w:rsidR="006D49AF">
          <w:t>об</w:t>
        </w:r>
      </w:ins>
      <w:r w:rsidR="001F46DB" w:rsidRPr="000F07E7">
        <w:t xml:space="preserve"> изменениях в </w:t>
      </w:r>
      <w:del w:id="537" w:author="Konstantinova, Mariya V." w:date="2020-10-15T13:41:00Z">
        <w:r w:rsidR="001F46DB" w:rsidRPr="000F07E7" w:rsidDel="006D49AF">
          <w:delText xml:space="preserve">НСИ </w:delText>
        </w:r>
      </w:del>
      <w:ins w:id="538" w:author="Konstantinova, Mariya V." w:date="2020-10-15T13:41:00Z">
        <w:r w:rsidR="006D49AF">
          <w:t>нормативно-справочной информации</w:t>
        </w:r>
        <w:r w:rsidR="006D49AF" w:rsidRPr="000F07E7">
          <w:t xml:space="preserve"> </w:t>
        </w:r>
      </w:ins>
      <w:r w:rsidR="001F46DB" w:rsidRPr="000F07E7">
        <w:t>(</w:t>
      </w:r>
      <w:commentRangeStart w:id="539"/>
      <w:r w:rsidR="001F46DB" w:rsidRPr="000F07E7">
        <w:t xml:space="preserve">текущий </w:t>
      </w:r>
      <w:commentRangeStart w:id="540"/>
      <w:r w:rsidR="001F46DB" w:rsidRPr="000F07E7">
        <w:t>функционал</w:t>
      </w:r>
      <w:commentRangeEnd w:id="540"/>
      <w:r w:rsidR="006D49AF">
        <w:rPr>
          <w:rStyle w:val="affff4"/>
          <w:rFonts w:eastAsia="Times New Roman"/>
          <w:lang w:eastAsia="ru-RU"/>
        </w:rPr>
        <w:commentReference w:id="540"/>
      </w:r>
      <w:r w:rsidR="001F46DB" w:rsidRPr="000F07E7">
        <w:t>, «Обновление справочников»</w:t>
      </w:r>
      <w:commentRangeEnd w:id="539"/>
      <w:r w:rsidR="006D49AF">
        <w:rPr>
          <w:rStyle w:val="affff4"/>
          <w:rFonts w:eastAsia="Times New Roman"/>
          <w:lang w:eastAsia="ru-RU"/>
        </w:rPr>
        <w:commentReference w:id="539"/>
      </w:r>
      <w:r w:rsidR="001F46DB" w:rsidRPr="000F07E7">
        <w:t>):</w:t>
      </w:r>
    </w:p>
    <w:p w14:paraId="01FE45C3" w14:textId="78BA40B6" w:rsidR="001F46DB" w:rsidRPr="000F07E7" w:rsidRDefault="001F46DB" w:rsidP="00070856">
      <w:pPr>
        <w:pStyle w:val="25"/>
      </w:pPr>
      <w:r w:rsidRPr="000F07E7">
        <w:t xml:space="preserve">Заголовок </w:t>
      </w:r>
      <w:ins w:id="541" w:author="Konstantinova, Mariya V." w:date="2020-10-15T13:42:00Z">
        <w:r w:rsidR="006D49AF">
          <w:t>«</w:t>
        </w:r>
      </w:ins>
      <w:del w:id="542" w:author="Konstantinova, Mariya V." w:date="2020-10-15T13:42:00Z">
        <w:r w:rsidRPr="000F07E7" w:rsidDel="006D49AF">
          <w:delText xml:space="preserve">– </w:delText>
        </w:r>
      </w:del>
      <w:r w:rsidRPr="000F07E7">
        <w:t>Обновление справочников [</w:t>
      </w:r>
      <w:r w:rsidRPr="000F07E7">
        <w:rPr>
          <w:b/>
          <w:bCs/>
        </w:rPr>
        <w:t>дата события</w:t>
      </w:r>
      <w:r w:rsidRPr="000F07E7">
        <w:t>]</w:t>
      </w:r>
      <w:ins w:id="543" w:author="Konstantinova, Mariya V." w:date="2020-10-15T13:42:00Z">
        <w:r w:rsidR="006D49AF">
          <w:t>»</w:t>
        </w:r>
      </w:ins>
      <w:r w:rsidRPr="000F07E7">
        <w:t>;</w:t>
      </w:r>
    </w:p>
    <w:p w14:paraId="12C70676" w14:textId="1D98633D" w:rsidR="001F46DB" w:rsidRPr="000F07E7" w:rsidRDefault="006D49AF" w:rsidP="00070856">
      <w:pPr>
        <w:pStyle w:val="25"/>
      </w:pPr>
      <w:ins w:id="544" w:author="Konstantinova, Mariya V." w:date="2020-10-15T13:42:00Z">
        <w:r>
          <w:t xml:space="preserve">Текст </w:t>
        </w:r>
      </w:ins>
      <w:del w:id="545" w:author="Konstantinova, Mariya V." w:date="2020-10-15T13:42:00Z">
        <w:r w:rsidR="001F46DB" w:rsidRPr="000F07E7" w:rsidDel="006D49AF">
          <w:delText xml:space="preserve">Содержание – </w:delText>
        </w:r>
      </w:del>
      <w:ins w:id="546" w:author="Konstantinova, Mariya V." w:date="2020-10-15T13:42:00Z">
        <w:r>
          <w:t>«</w:t>
        </w:r>
      </w:ins>
      <w:r w:rsidR="001F46DB" w:rsidRPr="000F07E7">
        <w:t>Справочники обновлены [</w:t>
      </w:r>
      <w:r w:rsidR="001F46DB" w:rsidRPr="000F07E7">
        <w:rPr>
          <w:b/>
          <w:bCs/>
        </w:rPr>
        <w:t xml:space="preserve">Число </w:t>
      </w:r>
      <w:del w:id="547" w:author="Konstantinova, Mariya V." w:date="2020-10-15T13:42:00Z">
        <w:r w:rsidR="001F46DB" w:rsidRPr="000F07E7" w:rsidDel="006D49AF">
          <w:rPr>
            <w:b/>
            <w:bCs/>
          </w:rPr>
          <w:delText>-</w:delText>
        </w:r>
      </w:del>
      <w:ins w:id="548" w:author="Konstantinova, Mariya V." w:date="2020-10-15T13:42:00Z">
        <w:r>
          <w:rPr>
            <w:b/>
            <w:bCs/>
          </w:rPr>
          <w:t>–</w:t>
        </w:r>
      </w:ins>
      <w:r w:rsidR="001F46DB" w:rsidRPr="000F07E7">
        <w:rPr>
          <w:b/>
          <w:bCs/>
        </w:rPr>
        <w:t xml:space="preserve"> </w:t>
      </w:r>
      <w:commentRangeStart w:id="549"/>
      <w:r w:rsidR="001F46DB" w:rsidRPr="000F07E7">
        <w:rPr>
          <w:b/>
          <w:bCs/>
        </w:rPr>
        <w:t>ссылка</w:t>
      </w:r>
      <w:commentRangeEnd w:id="549"/>
      <w:r>
        <w:rPr>
          <w:rStyle w:val="affff4"/>
          <w:rFonts w:eastAsia="Times New Roman"/>
          <w:color w:val="auto"/>
          <w:lang w:eastAsia="ru-RU"/>
        </w:rPr>
        <w:commentReference w:id="549"/>
      </w:r>
      <w:r w:rsidR="001F46DB" w:rsidRPr="000F07E7">
        <w:t>]</w:t>
      </w:r>
      <w:ins w:id="550" w:author="Konstantinova, Mariya V." w:date="2020-10-15T13:42:00Z">
        <w:r>
          <w:t>»</w:t>
        </w:r>
      </w:ins>
      <w:r w:rsidR="001F46DB" w:rsidRPr="000F07E7">
        <w:t>.</w:t>
      </w:r>
    </w:p>
    <w:p w14:paraId="4E960AB8" w14:textId="77777777" w:rsidR="00370CA3" w:rsidRDefault="00370CA3" w:rsidP="00370CA3">
      <w:pPr>
        <w:pStyle w:val="affffffff"/>
        <w:rPr>
          <w:rFonts w:eastAsia="Calibri"/>
          <w:lang w:eastAsia="en-US"/>
        </w:rPr>
      </w:pPr>
    </w:p>
    <w:p w14:paraId="52FA9226" w14:textId="77777777" w:rsidR="00AB3D40" w:rsidRPr="00AB3D40" w:rsidRDefault="00AB3D40" w:rsidP="00AB3D40">
      <w:pPr>
        <w:keepLines/>
        <w:spacing w:after="0" w:line="360" w:lineRule="auto"/>
        <w:ind w:firstLine="851"/>
        <w:rPr>
          <w:rFonts w:eastAsia="Calibri"/>
          <w:b/>
          <w:sz w:val="28"/>
          <w:szCs w:val="28"/>
          <w:lang w:eastAsia="en-US"/>
        </w:rPr>
      </w:pPr>
      <w:bookmarkStart w:id="551" w:name="_Toc4417229"/>
      <w:bookmarkStart w:id="552" w:name="_Ref4682677"/>
      <w:bookmarkStart w:id="553" w:name="_Toc4755057"/>
      <w:r w:rsidRPr="00AB3D40">
        <w:rPr>
          <w:rFonts w:eastAsia="Calibri"/>
          <w:b/>
          <w:sz w:val="28"/>
          <w:szCs w:val="28"/>
          <w:lang w:eastAsia="en-US"/>
        </w:rPr>
        <w:t>Согласовано:</w:t>
      </w:r>
    </w:p>
    <w:tbl>
      <w:tblPr>
        <w:tblStyle w:val="160"/>
        <w:tblW w:w="5000" w:type="pct"/>
        <w:tblLook w:val="04A0" w:firstRow="1" w:lastRow="0" w:firstColumn="1" w:lastColumn="0" w:noHBand="0" w:noVBand="1"/>
      </w:tblPr>
      <w:tblGrid>
        <w:gridCol w:w="1154"/>
        <w:gridCol w:w="3442"/>
        <w:gridCol w:w="2197"/>
        <w:gridCol w:w="2553"/>
      </w:tblGrid>
      <w:tr w:rsidR="00AB3D40" w:rsidRPr="00370CA3" w14:paraId="31ABA602" w14:textId="77777777" w:rsidTr="00370CA3">
        <w:tc>
          <w:tcPr>
            <w:tcW w:w="617" w:type="pct"/>
          </w:tcPr>
          <w:p w14:paraId="71C5AD8B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70CA3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1841" w:type="pct"/>
          </w:tcPr>
          <w:p w14:paraId="479FA35C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70CA3">
              <w:rPr>
                <w:rFonts w:ascii="Times New Roman" w:hAnsi="Times New Roman"/>
                <w:b/>
                <w:sz w:val="28"/>
                <w:szCs w:val="28"/>
              </w:rPr>
              <w:t>Ф. И. О.</w:t>
            </w:r>
          </w:p>
        </w:tc>
        <w:tc>
          <w:tcPr>
            <w:tcW w:w="1175" w:type="pct"/>
          </w:tcPr>
          <w:p w14:paraId="524ACF9F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70CA3">
              <w:rPr>
                <w:rFonts w:ascii="Times New Roman" w:hAnsi="Times New Roman"/>
                <w:b/>
                <w:sz w:val="28"/>
                <w:szCs w:val="28"/>
              </w:rPr>
              <w:t>Подпись</w:t>
            </w:r>
          </w:p>
        </w:tc>
        <w:tc>
          <w:tcPr>
            <w:tcW w:w="1366" w:type="pct"/>
          </w:tcPr>
          <w:p w14:paraId="1B0BE061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70CA3">
              <w:rPr>
                <w:rFonts w:ascii="Times New Roman" w:hAnsi="Times New Roman"/>
                <w:b/>
                <w:sz w:val="28"/>
                <w:szCs w:val="28"/>
              </w:rPr>
              <w:t>Дата</w:t>
            </w:r>
          </w:p>
        </w:tc>
      </w:tr>
      <w:tr w:rsidR="00AB3D40" w:rsidRPr="00370CA3" w14:paraId="6D3CD6D2" w14:textId="77777777" w:rsidTr="00370CA3">
        <w:tc>
          <w:tcPr>
            <w:tcW w:w="617" w:type="pct"/>
          </w:tcPr>
          <w:p w14:paraId="210C5A1E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1" w:type="pct"/>
          </w:tcPr>
          <w:p w14:paraId="71E9FDFF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75" w:type="pct"/>
          </w:tcPr>
          <w:p w14:paraId="38C21C51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66" w:type="pct"/>
          </w:tcPr>
          <w:p w14:paraId="09C532DC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3D40" w:rsidRPr="00370CA3" w14:paraId="7F9BB3DB" w14:textId="77777777" w:rsidTr="00370CA3">
        <w:tc>
          <w:tcPr>
            <w:tcW w:w="617" w:type="pct"/>
          </w:tcPr>
          <w:p w14:paraId="520A1945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1" w:type="pct"/>
          </w:tcPr>
          <w:p w14:paraId="687843F5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75" w:type="pct"/>
          </w:tcPr>
          <w:p w14:paraId="68D3EA50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66" w:type="pct"/>
          </w:tcPr>
          <w:p w14:paraId="24D0F6E0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3D40" w:rsidRPr="00370CA3" w14:paraId="0C2F74CB" w14:textId="77777777" w:rsidTr="00370CA3">
        <w:tc>
          <w:tcPr>
            <w:tcW w:w="617" w:type="pct"/>
          </w:tcPr>
          <w:p w14:paraId="134FD983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1" w:type="pct"/>
          </w:tcPr>
          <w:p w14:paraId="7958414A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75" w:type="pct"/>
          </w:tcPr>
          <w:p w14:paraId="49CDB7C2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66" w:type="pct"/>
          </w:tcPr>
          <w:p w14:paraId="740F5B53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3D40" w:rsidRPr="00370CA3" w14:paraId="5EA4852E" w14:textId="77777777" w:rsidTr="00370CA3">
        <w:tc>
          <w:tcPr>
            <w:tcW w:w="617" w:type="pct"/>
          </w:tcPr>
          <w:p w14:paraId="13A04A1E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1" w:type="pct"/>
          </w:tcPr>
          <w:p w14:paraId="0748277C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75" w:type="pct"/>
          </w:tcPr>
          <w:p w14:paraId="761F7791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66" w:type="pct"/>
          </w:tcPr>
          <w:p w14:paraId="303AE65F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3D40" w:rsidRPr="00370CA3" w14:paraId="4D797B3F" w14:textId="77777777" w:rsidTr="00370CA3">
        <w:tc>
          <w:tcPr>
            <w:tcW w:w="617" w:type="pct"/>
          </w:tcPr>
          <w:p w14:paraId="6896182A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1" w:type="pct"/>
          </w:tcPr>
          <w:p w14:paraId="6129F705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75" w:type="pct"/>
          </w:tcPr>
          <w:p w14:paraId="21F66D02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66" w:type="pct"/>
          </w:tcPr>
          <w:p w14:paraId="05C0B8AD" w14:textId="77777777" w:rsidR="00AB3D40" w:rsidRPr="00370CA3" w:rsidRDefault="00AB3D40" w:rsidP="00370CA3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5041DA5" w14:textId="77777777" w:rsidR="00715ADF" w:rsidRPr="006A7422" w:rsidRDefault="00715ADF" w:rsidP="00370CA3">
      <w:pPr>
        <w:pStyle w:val="affffffff"/>
        <w:rPr>
          <w:b/>
          <w:vanish/>
          <w:kern w:val="28"/>
          <w:szCs w:val="20"/>
        </w:rPr>
      </w:pPr>
      <w:bookmarkStart w:id="554" w:name="_Toc53486966"/>
      <w:bookmarkStart w:id="555" w:name="_Toc53486983"/>
      <w:bookmarkStart w:id="556" w:name="_Toc53486992"/>
      <w:bookmarkStart w:id="557" w:name="_Toc53487060"/>
      <w:bookmarkStart w:id="558" w:name="_Toc53491664"/>
      <w:bookmarkStart w:id="559" w:name="_Toc53492091"/>
      <w:bookmarkStart w:id="560" w:name="_Toc53492129"/>
      <w:bookmarkStart w:id="561" w:name="_Toc53486967"/>
      <w:bookmarkStart w:id="562" w:name="_Toc53486984"/>
      <w:bookmarkStart w:id="563" w:name="_Toc53486993"/>
      <w:bookmarkStart w:id="564" w:name="_Toc53487061"/>
      <w:bookmarkStart w:id="565" w:name="_Toc53491665"/>
      <w:bookmarkStart w:id="566" w:name="_Toc53492092"/>
      <w:bookmarkStart w:id="567" w:name="_Toc53492130"/>
      <w:bookmarkStart w:id="568" w:name="_Toc53486968"/>
      <w:bookmarkStart w:id="569" w:name="_Toc53486985"/>
      <w:bookmarkStart w:id="570" w:name="_Toc53486994"/>
      <w:bookmarkStart w:id="571" w:name="_Toc53487062"/>
      <w:bookmarkStart w:id="572" w:name="_Toc53491666"/>
      <w:bookmarkStart w:id="573" w:name="_Toc53492093"/>
      <w:bookmarkStart w:id="574" w:name="_Toc53492131"/>
      <w:bookmarkEnd w:id="0"/>
      <w:bookmarkEnd w:id="1"/>
      <w:bookmarkEnd w:id="2"/>
      <w:bookmarkEnd w:id="3"/>
      <w:bookmarkEnd w:id="4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</w:p>
    <w:sectPr w:rsidR="00715ADF" w:rsidRPr="006A7422" w:rsidSect="00AB3D40">
      <w:headerReference w:type="default" r:id="rId20"/>
      <w:footerReference w:type="default" r:id="rId21"/>
      <w:pgSz w:w="11907" w:h="16840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Konstantinova, Mariya V." w:date="2020-10-15T14:01:00Z" w:initials="KMV">
    <w:p w14:paraId="739C9439" w14:textId="4AA532AA" w:rsidR="00554D22" w:rsidRDefault="00554D22">
      <w:pPr>
        <w:pStyle w:val="affff5"/>
      </w:pPr>
      <w:r>
        <w:rPr>
          <w:rStyle w:val="affff4"/>
        </w:rPr>
        <w:annotationRef/>
      </w:r>
      <w:r>
        <w:t>В постановке нет информации о привилегированных пользователях и остановке ведения протокола событий</w:t>
      </w:r>
    </w:p>
  </w:comment>
  <w:comment w:id="8" w:author="Konstantinova, Mariya V." w:date="2020-10-15T14:02:00Z" w:initials="KMV">
    <w:p w14:paraId="2AC2477A" w14:textId="43664519" w:rsidR="00554D22" w:rsidRDefault="00554D22">
      <w:pPr>
        <w:pStyle w:val="affff5"/>
      </w:pPr>
      <w:r>
        <w:rPr>
          <w:rStyle w:val="affff4"/>
        </w:rPr>
        <w:annotationRef/>
      </w:r>
      <w:r>
        <w:t>Учесть во всех подобных случаях</w:t>
      </w:r>
    </w:p>
  </w:comment>
  <w:comment w:id="78" w:author="Konstantinova, Mariya V." w:date="2020-10-15T14:17:00Z" w:initials="KMV">
    <w:p w14:paraId="74AAA258" w14:textId="00EE4F6B" w:rsidR="00383A4B" w:rsidRDefault="00383A4B">
      <w:pPr>
        <w:pStyle w:val="affff5"/>
      </w:pPr>
      <w:r>
        <w:rPr>
          <w:rStyle w:val="affff4"/>
        </w:rPr>
        <w:annotationRef/>
      </w:r>
      <w:r>
        <w:t>Не только для этого</w:t>
      </w:r>
      <w:r w:rsidR="009E3BDA">
        <w:t>, ниже указаны еще функции</w:t>
      </w:r>
    </w:p>
  </w:comment>
  <w:comment w:id="85" w:author="Konstantinova, Mariya V." w:date="2020-10-15T10:05:00Z" w:initials="KMV">
    <w:p w14:paraId="062461E4" w14:textId="5DBD5DAB" w:rsidR="006D49AF" w:rsidRDefault="006D49AF">
      <w:pPr>
        <w:pStyle w:val="affff5"/>
      </w:pPr>
      <w:r>
        <w:rPr>
          <w:rStyle w:val="affff4"/>
        </w:rPr>
        <w:annotationRef/>
      </w:r>
      <w:r>
        <w:t>Выше называется «</w:t>
      </w:r>
      <w:r w:rsidRPr="000F07E7">
        <w:t>сервис уведомления пользователей о событиях</w:t>
      </w:r>
      <w:r>
        <w:t>». В тексте должно называться одинаково</w:t>
      </w:r>
    </w:p>
  </w:comment>
  <w:comment w:id="86" w:author="Konstantinova, Mariya V." w:date="2020-10-15T10:07:00Z" w:initials="KMV">
    <w:p w14:paraId="588CD33F" w14:textId="07BC2393" w:rsidR="006D49AF" w:rsidRDefault="006D49AF">
      <w:pPr>
        <w:pStyle w:val="affff5"/>
      </w:pPr>
      <w:r>
        <w:rPr>
          <w:rStyle w:val="affff4"/>
        </w:rPr>
        <w:annotationRef/>
      </w:r>
      <w:r>
        <w:t>Почему тогда в п. 1 и названии постановки только одна функция? Может, имело смысл писать постановку на сервис?</w:t>
      </w:r>
    </w:p>
  </w:comment>
  <w:comment w:id="107" w:author="Konstantinova, Mariya V." w:date="2020-10-15T10:30:00Z" w:initials="KMV">
    <w:p w14:paraId="170912B7" w14:textId="112A0F69" w:rsidR="006D49AF" w:rsidRDefault="006D49AF">
      <w:pPr>
        <w:pStyle w:val="affff5"/>
      </w:pPr>
      <w:r>
        <w:rPr>
          <w:rStyle w:val="affff4"/>
        </w:rPr>
        <w:annotationRef/>
      </w:r>
      <w:r>
        <w:t>Это по сути 2 разных функции</w:t>
      </w:r>
    </w:p>
  </w:comment>
  <w:comment w:id="90" w:author="Konstantinova, Mariya V." w:date="2020-10-15T10:33:00Z" w:initials="KMV">
    <w:p w14:paraId="21ECD3D1" w14:textId="1768B6A7" w:rsidR="006D49AF" w:rsidRDefault="006D49AF" w:rsidP="00DE2B5D">
      <w:pPr>
        <w:pStyle w:val="affff5"/>
        <w:numPr>
          <w:ilvl w:val="0"/>
          <w:numId w:val="119"/>
        </w:numPr>
      </w:pPr>
      <w:r>
        <w:rPr>
          <w:rStyle w:val="affff4"/>
        </w:rPr>
        <w:annotationRef/>
      </w:r>
      <w:r>
        <w:t xml:space="preserve">Привела названия функций в соответствие с названиями </w:t>
      </w:r>
      <w:proofErr w:type="spellStart"/>
      <w:r>
        <w:t>пп</w:t>
      </w:r>
      <w:proofErr w:type="spellEnd"/>
      <w:r>
        <w:t>. 2.1—2.4.</w:t>
      </w:r>
    </w:p>
    <w:p w14:paraId="2733E2DC" w14:textId="2A7C0E0E" w:rsidR="006D49AF" w:rsidRDefault="006D49AF" w:rsidP="00DE2B5D">
      <w:pPr>
        <w:pStyle w:val="affff5"/>
        <w:numPr>
          <w:ilvl w:val="0"/>
          <w:numId w:val="119"/>
        </w:numPr>
      </w:pPr>
      <w:r>
        <w:t xml:space="preserve">Порядок следования функций привела в соответствие с порядком следования </w:t>
      </w:r>
      <w:proofErr w:type="spellStart"/>
      <w:r>
        <w:t>пп</w:t>
      </w:r>
      <w:proofErr w:type="spellEnd"/>
      <w:r>
        <w:t>. 2.1—2.4.</w:t>
      </w:r>
    </w:p>
    <w:p w14:paraId="0C93294C" w14:textId="5064A86B" w:rsidR="006D49AF" w:rsidRDefault="006D49AF" w:rsidP="005A45FE">
      <w:pPr>
        <w:pStyle w:val="affff5"/>
        <w:numPr>
          <w:ilvl w:val="0"/>
          <w:numId w:val="119"/>
        </w:numPr>
      </w:pPr>
      <w:r>
        <w:t xml:space="preserve">Краткое описание, которое шло </w:t>
      </w:r>
      <w:proofErr w:type="gramStart"/>
      <w:r>
        <w:t>после тире</w:t>
      </w:r>
      <w:proofErr w:type="gramEnd"/>
      <w:r>
        <w:t xml:space="preserve">, перенесла в </w:t>
      </w:r>
      <w:proofErr w:type="spellStart"/>
      <w:r>
        <w:t>пп</w:t>
      </w:r>
      <w:proofErr w:type="spellEnd"/>
      <w:r>
        <w:t>. 2.1—2.4 («Данная функция предназначена для…»)</w:t>
      </w:r>
    </w:p>
  </w:comment>
  <w:comment w:id="160" w:author="Konstantinova, Mariya V." w:date="2020-10-15T10:43:00Z" w:initials="KMV">
    <w:p w14:paraId="2FCA60F1" w14:textId="71837E30" w:rsidR="006D49AF" w:rsidRDefault="006D49AF">
      <w:pPr>
        <w:pStyle w:val="affff5"/>
      </w:pPr>
      <w:r>
        <w:rPr>
          <w:rStyle w:val="affff4"/>
        </w:rPr>
        <w:annotationRef/>
      </w:r>
      <w:r>
        <w:t>Не входит в рабочую область вкладки. Название вкладки появляется еще до перехода на нее</w:t>
      </w:r>
    </w:p>
  </w:comment>
  <w:comment w:id="169" w:author="Konstantinova, Mariya V." w:date="2020-10-15T10:44:00Z" w:initials="KMV">
    <w:p w14:paraId="16B1253C" w14:textId="5C93C792" w:rsidR="006D49AF" w:rsidRDefault="006D49AF">
      <w:pPr>
        <w:pStyle w:val="affff5"/>
      </w:pPr>
      <w:r>
        <w:rPr>
          <w:rStyle w:val="affff4"/>
        </w:rPr>
        <w:annotationRef/>
      </w:r>
      <w:r>
        <w:t>Уж сколько раз твердили миру: «чек-бокс» -- ведь гнусный, вредный сленг. Но только все не впрок,</w:t>
      </w:r>
      <w:r>
        <w:br/>
        <w:t>зараза эта в документе всегда отыщет уголок</w:t>
      </w:r>
    </w:p>
  </w:comment>
  <w:comment w:id="175" w:author="Konstantinova, Mariya V." w:date="2020-10-15T10:49:00Z" w:initials="KMV">
    <w:p w14:paraId="4F7441BB" w14:textId="3AEE039C" w:rsidR="006D49AF" w:rsidRDefault="006D49AF">
      <w:pPr>
        <w:pStyle w:val="affff5"/>
      </w:pPr>
      <w:r>
        <w:rPr>
          <w:rStyle w:val="affff4"/>
        </w:rPr>
        <w:annotationRef/>
      </w:r>
      <w:r w:rsidRPr="000F07E7">
        <w:t>режиме редактирования</w:t>
      </w:r>
      <w:r>
        <w:t xml:space="preserve"> чего? Что за режим такой?</w:t>
      </w:r>
    </w:p>
  </w:comment>
  <w:comment w:id="177" w:author="Konstantinova, Mariya V." w:date="2020-10-15T10:50:00Z" w:initials="KMV">
    <w:p w14:paraId="7A5D5850" w14:textId="1421F843" w:rsidR="006D49AF" w:rsidRDefault="006D49AF">
      <w:pPr>
        <w:pStyle w:val="affff5"/>
      </w:pPr>
      <w:r>
        <w:rPr>
          <w:rStyle w:val="affff4"/>
        </w:rPr>
        <w:annotationRef/>
      </w:r>
      <w:r w:rsidRPr="000F07E7">
        <w:t>режиме просмотра</w:t>
      </w:r>
      <w:r>
        <w:t xml:space="preserve"> чего? Что за режим такой?</w:t>
      </w:r>
    </w:p>
  </w:comment>
  <w:comment w:id="201" w:author="Konstantinova, Mariya V." w:date="2020-10-15T11:01:00Z" w:initials="KMV">
    <w:p w14:paraId="3A10F8E9" w14:textId="0D17143F" w:rsidR="006D49AF" w:rsidRDefault="006D49AF">
      <w:pPr>
        <w:pStyle w:val="affff5"/>
      </w:pPr>
      <w:r>
        <w:rPr>
          <w:rStyle w:val="affff4"/>
        </w:rPr>
        <w:annotationRef/>
      </w:r>
      <w:r w:rsidRPr="000F07E7">
        <w:t>режиме редактирования</w:t>
      </w:r>
      <w:r>
        <w:t xml:space="preserve"> чего? Что за режим такой?</w:t>
      </w:r>
    </w:p>
  </w:comment>
  <w:comment w:id="203" w:author="Konstantinova, Mariya V." w:date="2020-10-15T11:02:00Z" w:initials="KMV">
    <w:p w14:paraId="48D055C3" w14:textId="20A7FA2D" w:rsidR="006D49AF" w:rsidRDefault="006D49AF">
      <w:pPr>
        <w:pStyle w:val="affff5"/>
      </w:pPr>
      <w:r>
        <w:rPr>
          <w:rStyle w:val="affff4"/>
        </w:rPr>
        <w:annotationRef/>
      </w:r>
      <w:r w:rsidRPr="000F07E7">
        <w:t>режиме просмотра</w:t>
      </w:r>
      <w:r>
        <w:t xml:space="preserve"> чего? Что за режим такой?</w:t>
      </w:r>
    </w:p>
  </w:comment>
  <w:comment w:id="212" w:author="Konstantinova, Mariya V." w:date="2020-10-15T11:07:00Z" w:initials="KMV">
    <w:p w14:paraId="0F0543A0" w14:textId="2B534A6B" w:rsidR="006D49AF" w:rsidRDefault="006D49AF">
      <w:pPr>
        <w:pStyle w:val="affff5"/>
      </w:pPr>
      <w:r>
        <w:rPr>
          <w:rStyle w:val="affff4"/>
        </w:rPr>
        <w:annotationRef/>
      </w:r>
      <w:r>
        <w:t>Включительно? Это тогда три дня получается: 4, 5 и 6 мая?</w:t>
      </w:r>
    </w:p>
  </w:comment>
  <w:comment w:id="221" w:author="Konstantinova, Mariya V." w:date="2020-10-15T11:26:00Z" w:initials="KMV">
    <w:p w14:paraId="1B30B614" w14:textId="7D5CC5A1" w:rsidR="006D49AF" w:rsidRDefault="006D49AF">
      <w:pPr>
        <w:pStyle w:val="affff5"/>
      </w:pPr>
      <w:r>
        <w:rPr>
          <w:rStyle w:val="affff4"/>
        </w:rPr>
        <w:annotationRef/>
      </w:r>
      <w:r>
        <w:t xml:space="preserve">Не такой на </w:t>
      </w:r>
      <w:proofErr w:type="spellStart"/>
      <w:r>
        <w:t>скрине</w:t>
      </w:r>
      <w:proofErr w:type="spellEnd"/>
    </w:p>
  </w:comment>
  <w:comment w:id="224" w:author="Konstantinova, Mariya V." w:date="2020-10-15T11:27:00Z" w:initials="KMV">
    <w:p w14:paraId="5D3513D7" w14:textId="245FCABA" w:rsidR="006D49AF" w:rsidRDefault="006D49AF">
      <w:pPr>
        <w:pStyle w:val="affff5"/>
      </w:pPr>
      <w:r>
        <w:rPr>
          <w:rStyle w:val="affff4"/>
        </w:rPr>
        <w:annotationRef/>
      </w:r>
      <w:r>
        <w:t>Что за кнопка в виде карандаша? Почему не описана?</w:t>
      </w:r>
    </w:p>
  </w:comment>
  <w:comment w:id="265" w:author="Konstantinova, Mariya V." w:date="2020-10-15T11:43:00Z" w:initials="KMV">
    <w:p w14:paraId="502B70E9" w14:textId="27D9B156" w:rsidR="006D49AF" w:rsidRDefault="006D49AF">
      <w:pPr>
        <w:pStyle w:val="affff5"/>
      </w:pPr>
      <w:r>
        <w:rPr>
          <w:rStyle w:val="affff4"/>
        </w:rPr>
        <w:annotationRef/>
      </w:r>
      <w:r>
        <w:t>Имя или роль?</w:t>
      </w:r>
    </w:p>
  </w:comment>
  <w:comment w:id="275" w:author="Konstantinova, Mariya V." w:date="2020-10-15T11:34:00Z" w:initials="KMV">
    <w:p w14:paraId="37FB7D6B" w14:textId="7C77CF60" w:rsidR="006D49AF" w:rsidRDefault="006D49AF">
      <w:pPr>
        <w:pStyle w:val="affff5"/>
      </w:pPr>
      <w:r>
        <w:rPr>
          <w:rStyle w:val="affff4"/>
        </w:rPr>
        <w:annotationRef/>
      </w:r>
      <w:r>
        <w:t>А где эта настройка? В п. 2.1 ее нет</w:t>
      </w:r>
    </w:p>
  </w:comment>
  <w:comment w:id="276" w:author="Konstantinova, Mariya V." w:date="2020-10-15T11:35:00Z" w:initials="KMV">
    <w:p w14:paraId="199D483C" w14:textId="1AB8219E" w:rsidR="006D49AF" w:rsidRDefault="006D49AF">
      <w:pPr>
        <w:pStyle w:val="affff5"/>
      </w:pPr>
      <w:r>
        <w:rPr>
          <w:rStyle w:val="affff4"/>
        </w:rPr>
        <w:annotationRef/>
      </w:r>
      <w:r>
        <w:t>Это к чему? Два разных условия подряд: установка значения в уведомлениях и кол-во больше 99 шт. Какое из них истинное?</w:t>
      </w:r>
    </w:p>
  </w:comment>
  <w:comment w:id="278" w:author="Konstantinova, Mariya V." w:date="2020-10-15T11:37:00Z" w:initials="KMV">
    <w:p w14:paraId="208549D7" w14:textId="6345BF5B" w:rsidR="006D49AF" w:rsidRDefault="006D49AF">
      <w:pPr>
        <w:pStyle w:val="affff5"/>
      </w:pPr>
      <w:r>
        <w:rPr>
          <w:rStyle w:val="affff4"/>
        </w:rPr>
        <w:annotationRef/>
      </w:r>
      <w:r>
        <w:t>А если в настройках кол-во уведомлений 50, то все равно будет показывать 99+?</w:t>
      </w:r>
    </w:p>
  </w:comment>
  <w:comment w:id="283" w:author="Konstantinova, Mariya V." w:date="2020-10-15T11:39:00Z" w:initials="KMV">
    <w:p w14:paraId="24476EF3" w14:textId="7F7CC5B9" w:rsidR="006D49AF" w:rsidRDefault="006D49AF">
      <w:pPr>
        <w:pStyle w:val="affff5"/>
      </w:pPr>
      <w:r>
        <w:rPr>
          <w:rStyle w:val="affff4"/>
        </w:rPr>
        <w:annotationRef/>
      </w:r>
      <w:r>
        <w:t>Двоеточие после слова</w:t>
      </w:r>
    </w:p>
  </w:comment>
  <w:comment w:id="284" w:author="Konstantinova, Mariya V." w:date="2020-10-15T11:39:00Z" w:initials="KMV">
    <w:p w14:paraId="357FA908" w14:textId="15CB6F01" w:rsidR="006D49AF" w:rsidRDefault="006D49AF">
      <w:pPr>
        <w:pStyle w:val="affff5"/>
      </w:pPr>
      <w:r>
        <w:rPr>
          <w:rStyle w:val="affff4"/>
        </w:rPr>
        <w:annotationRef/>
      </w:r>
      <w:r>
        <w:t>Зачем квадратные скобки?</w:t>
      </w:r>
    </w:p>
  </w:comment>
  <w:comment w:id="296" w:author="Konstantinova, Mariya V." w:date="2020-10-15T12:11:00Z" w:initials="KMV">
    <w:p w14:paraId="146E539A" w14:textId="0DE61B2D" w:rsidR="006D49AF" w:rsidRDefault="006D49AF">
      <w:pPr>
        <w:pStyle w:val="affff5"/>
      </w:pPr>
      <w:r>
        <w:rPr>
          <w:rStyle w:val="affff4"/>
        </w:rPr>
        <w:annotationRef/>
      </w:r>
      <w:r>
        <w:t>Про фильтрацию ничего не сказано в тексте п. 2.3</w:t>
      </w:r>
    </w:p>
  </w:comment>
  <w:comment w:id="315" w:author="Konstantinova, Mariya V." w:date="2020-10-15T11:48:00Z" w:initials="KMV">
    <w:p w14:paraId="3FF848BD" w14:textId="695998BE" w:rsidR="006D49AF" w:rsidRDefault="006D49AF">
      <w:pPr>
        <w:pStyle w:val="affff5"/>
      </w:pPr>
      <w:r>
        <w:rPr>
          <w:rStyle w:val="affff4"/>
        </w:rPr>
        <w:annotationRef/>
      </w:r>
      <w:r>
        <w:t>Это что здесь делает? удалить</w:t>
      </w:r>
    </w:p>
  </w:comment>
  <w:comment w:id="319" w:author="Konstantinova, Mariya V." w:date="2020-10-15T12:09:00Z" w:initials="KMV">
    <w:p w14:paraId="1F7C3B8F" w14:textId="22EF78C7" w:rsidR="006D49AF" w:rsidRDefault="006D49AF">
      <w:pPr>
        <w:pStyle w:val="affff5"/>
      </w:pPr>
      <w:r>
        <w:rPr>
          <w:rStyle w:val="affff4"/>
        </w:rPr>
        <w:annotationRef/>
      </w:r>
      <w:r>
        <w:t>Не описана область отображения уведомлений. Как они должны отображаться? Какая информация должна приводиться? Кнопка удаления (х) тоже не описана</w:t>
      </w:r>
    </w:p>
  </w:comment>
  <w:comment w:id="328" w:author="Konstantinova, Mariya V." w:date="2020-10-15T11:54:00Z" w:initials="KMV">
    <w:p w14:paraId="01A9F339" w14:textId="478664A8" w:rsidR="006D49AF" w:rsidRDefault="006D49AF">
      <w:pPr>
        <w:pStyle w:val="affff5"/>
      </w:pPr>
      <w:r>
        <w:rPr>
          <w:rStyle w:val="affff4"/>
        </w:rPr>
        <w:annotationRef/>
      </w:r>
      <w:r>
        <w:t>Расписать подробнее. Если нажать на кнопку, что будет? Что отображается на панели по умолчанию?</w:t>
      </w:r>
    </w:p>
  </w:comment>
  <w:comment w:id="336" w:author="Konstantinova, Mariya V." w:date="2020-10-15T11:52:00Z" w:initials="KMV">
    <w:p w14:paraId="416DADDE" w14:textId="1D20D536" w:rsidR="006D49AF" w:rsidRDefault="006D49AF">
      <w:pPr>
        <w:pStyle w:val="affff5"/>
      </w:pPr>
      <w:r>
        <w:rPr>
          <w:rStyle w:val="affff4"/>
        </w:rPr>
        <w:annotationRef/>
      </w:r>
      <w:r>
        <w:t>Верно?</w:t>
      </w:r>
    </w:p>
  </w:comment>
  <w:comment w:id="341" w:author="Konstantinova, Mariya V." w:date="2020-10-15T11:56:00Z" w:initials="KMV">
    <w:p w14:paraId="03177096" w14:textId="10268F6C" w:rsidR="006D49AF" w:rsidRDefault="006D49AF">
      <w:pPr>
        <w:pStyle w:val="affff5"/>
      </w:pPr>
      <w:r>
        <w:rPr>
          <w:rStyle w:val="affff4"/>
        </w:rPr>
        <w:annotationRef/>
      </w:r>
      <w:r>
        <w:t>Нерелевантная ссылка. Нужно сначала написать, что при нажатии на кнопку открывается такой-то оно (или что это?), потом давать ссылку и описывать уже окно с рисунка 4</w:t>
      </w:r>
    </w:p>
  </w:comment>
  <w:comment w:id="344" w:author="Konstantinova, Mariya V." w:date="2020-10-15T11:57:00Z" w:initials="KMV">
    <w:p w14:paraId="054F96FF" w14:textId="4B7DAB59" w:rsidR="006D49AF" w:rsidRDefault="006D49AF">
      <w:pPr>
        <w:pStyle w:val="affff5"/>
      </w:pPr>
      <w:r>
        <w:rPr>
          <w:rStyle w:val="affff4"/>
        </w:rPr>
        <w:annotationRef/>
      </w:r>
      <w:r>
        <w:t>«а», т. к.:</w:t>
      </w:r>
    </w:p>
    <w:p w14:paraId="2F23558B" w14:textId="1FE2D0BB" w:rsidR="006D49AF" w:rsidRDefault="006D49AF" w:rsidP="00CC6B3E">
      <w:pPr>
        <w:pStyle w:val="affff5"/>
        <w:numPr>
          <w:ilvl w:val="0"/>
          <w:numId w:val="120"/>
        </w:numPr>
      </w:pPr>
      <w:r>
        <w:t>Для единообразия.</w:t>
      </w:r>
    </w:p>
    <w:p w14:paraId="5B6E4D74" w14:textId="7A6D5B6B" w:rsidR="006D49AF" w:rsidRDefault="006D49AF" w:rsidP="00CC6B3E">
      <w:pPr>
        <w:pStyle w:val="affff5"/>
        <w:numPr>
          <w:ilvl w:val="0"/>
          <w:numId w:val="120"/>
        </w:numPr>
      </w:pPr>
      <w:r>
        <w:t>Настройка – здесь это скорее абстрактное понятие. Если бы у нас было большое окно с различными по форме параметрами (флаги, раскрывающиеся списки, поля и т. д.), можно было бы назвать их настройками, но в конечном итоге это все «настройка» чего-то (уведомлений в данном случае), процесс</w:t>
      </w:r>
    </w:p>
  </w:comment>
  <w:comment w:id="343" w:author="Konstantinova, Mariya V." w:date="2020-10-15T11:52:00Z" w:initials="KMV">
    <w:p w14:paraId="01DAA097" w14:textId="0D543A24" w:rsidR="006D49AF" w:rsidRDefault="006D49AF">
      <w:pPr>
        <w:pStyle w:val="affff5"/>
      </w:pPr>
      <w:r>
        <w:rPr>
          <w:rStyle w:val="affff4"/>
        </w:rPr>
        <w:annotationRef/>
      </w:r>
      <w:r>
        <w:t>Верно?</w:t>
      </w:r>
    </w:p>
  </w:comment>
  <w:comment w:id="351" w:author="Konstantinova, Mariya V." w:date="2020-10-15T12:08:00Z" w:initials="KMV">
    <w:p w14:paraId="55DCCCC8" w14:textId="555AAFBC" w:rsidR="006D49AF" w:rsidRDefault="006D49AF">
      <w:pPr>
        <w:pStyle w:val="affff5"/>
      </w:pPr>
      <w:r>
        <w:rPr>
          <w:rStyle w:val="affff4"/>
        </w:rPr>
        <w:annotationRef/>
      </w:r>
      <w:r>
        <w:t>Добавить описание окна</w:t>
      </w:r>
    </w:p>
  </w:comment>
  <w:comment w:id="353" w:author="Konstantinova, Mariya V." w:date="2020-10-15T12:02:00Z" w:initials="KMV">
    <w:p w14:paraId="492C8336" w14:textId="1A742E35" w:rsidR="006D49AF" w:rsidRDefault="006D49AF">
      <w:pPr>
        <w:pStyle w:val="affff5"/>
      </w:pPr>
      <w:r>
        <w:rPr>
          <w:rStyle w:val="affff4"/>
        </w:rPr>
        <w:annotationRef/>
      </w:r>
      <w:r>
        <w:t>Указать конкретнее, это окно?</w:t>
      </w:r>
    </w:p>
  </w:comment>
  <w:comment w:id="355" w:author="Konstantinova, Mariya V." w:date="2020-10-15T12:02:00Z" w:initials="KMV">
    <w:p w14:paraId="5F9352A4" w14:textId="318CA0A9" w:rsidR="006D49AF" w:rsidRDefault="006D49AF">
      <w:pPr>
        <w:pStyle w:val="affff5"/>
      </w:pPr>
      <w:r>
        <w:rPr>
          <w:rStyle w:val="affff4"/>
        </w:rPr>
        <w:annotationRef/>
      </w:r>
      <w:r>
        <w:t>а</w:t>
      </w:r>
    </w:p>
  </w:comment>
  <w:comment w:id="354" w:author="Konstantinova, Mariya V." w:date="2020-10-15T12:02:00Z" w:initials="KMV">
    <w:p w14:paraId="028303DE" w14:textId="0FB3A33A" w:rsidR="006D49AF" w:rsidRDefault="006D49AF">
      <w:pPr>
        <w:pStyle w:val="affff5"/>
      </w:pPr>
      <w:r>
        <w:rPr>
          <w:rStyle w:val="affff4"/>
        </w:rPr>
        <w:annotationRef/>
      </w:r>
      <w:r>
        <w:t xml:space="preserve">почему на скриншоте название «Подписка на уведомления»? текст документа должен соответствовать тексту на </w:t>
      </w:r>
      <w:proofErr w:type="spellStart"/>
      <w:r>
        <w:t>скринах</w:t>
      </w:r>
      <w:proofErr w:type="spellEnd"/>
    </w:p>
  </w:comment>
  <w:comment w:id="393" w:author="Konstantinova, Mariya V." w:date="2020-10-15T12:21:00Z" w:initials="KMV">
    <w:p w14:paraId="119533AB" w14:textId="17FCCB13" w:rsidR="006D49AF" w:rsidRDefault="006D49AF">
      <w:pPr>
        <w:pStyle w:val="affff5"/>
      </w:pPr>
      <w:r>
        <w:rPr>
          <w:rStyle w:val="affff4"/>
        </w:rPr>
        <w:annotationRef/>
      </w:r>
      <w:r>
        <w:t>проблема с терминологией. Когда пишем «источник», предполагаем какую-то систему, подсистему. На скриншоте же приведены не источники, а события.</w:t>
      </w:r>
    </w:p>
    <w:p w14:paraId="58076168" w14:textId="5F05D571" w:rsidR="006D49AF" w:rsidRDefault="006D49AF">
      <w:pPr>
        <w:pStyle w:val="affff5"/>
      </w:pPr>
      <w:r>
        <w:t>Однозначно нужно править</w:t>
      </w:r>
    </w:p>
  </w:comment>
  <w:comment w:id="418" w:author="Konstantinova, Mariya V." w:date="2020-10-15T12:20:00Z" w:initials="KMV">
    <w:p w14:paraId="03F69BAA" w14:textId="7029AD04" w:rsidR="006D49AF" w:rsidRDefault="006D49AF">
      <w:pPr>
        <w:pStyle w:val="affff5"/>
      </w:pPr>
      <w:r>
        <w:rPr>
          <w:rStyle w:val="affff4"/>
        </w:rPr>
        <w:annotationRef/>
      </w:r>
      <w:r>
        <w:t>перечислить списком</w:t>
      </w:r>
    </w:p>
  </w:comment>
  <w:comment w:id="422" w:author="Konstantinova, Mariya V." w:date="2020-10-15T12:55:00Z" w:initials="KMV">
    <w:p w14:paraId="09ABF39B" w14:textId="43E0A612" w:rsidR="006D49AF" w:rsidRDefault="006D49AF">
      <w:pPr>
        <w:pStyle w:val="affff5"/>
      </w:pPr>
      <w:r>
        <w:rPr>
          <w:rStyle w:val="affff4"/>
        </w:rPr>
        <w:annotationRef/>
      </w:r>
      <w:r>
        <w:t>Возможен выбор нескольких или всех источников? Дописать</w:t>
      </w:r>
    </w:p>
  </w:comment>
  <w:comment w:id="451" w:author="Konstantinova, Mariya V." w:date="2020-10-15T13:01:00Z" w:initials="KMV">
    <w:p w14:paraId="0F50FCEF" w14:textId="567E9973" w:rsidR="006D49AF" w:rsidRDefault="006D49AF">
      <w:pPr>
        <w:pStyle w:val="affff5"/>
      </w:pPr>
      <w:r>
        <w:rPr>
          <w:rStyle w:val="affff4"/>
        </w:rPr>
        <w:annotationRef/>
      </w:r>
      <w:r>
        <w:t>Добавить информацию, как сохранить</w:t>
      </w:r>
    </w:p>
  </w:comment>
  <w:comment w:id="459" w:author="Konstantinova, Mariya V." w:date="2020-10-15T13:05:00Z" w:initials="KMV">
    <w:p w14:paraId="0F27F098" w14:textId="437B545F" w:rsidR="006D49AF" w:rsidRDefault="006D49AF">
      <w:pPr>
        <w:pStyle w:val="affff5"/>
      </w:pPr>
      <w:r>
        <w:rPr>
          <w:rStyle w:val="affff4"/>
        </w:rPr>
        <w:annotationRef/>
      </w:r>
      <w:r>
        <w:t>Сложения чего?</w:t>
      </w:r>
    </w:p>
  </w:comment>
  <w:comment w:id="456" w:author="Konstantinova, Mariya V." w:date="2020-10-15T13:05:00Z" w:initials="KMV">
    <w:p w14:paraId="371B756E" w14:textId="0188662C" w:rsidR="006D49AF" w:rsidRDefault="006D49AF">
      <w:pPr>
        <w:pStyle w:val="affff5"/>
      </w:pPr>
      <w:r>
        <w:rPr>
          <w:rStyle w:val="affff4"/>
        </w:rPr>
        <w:annotationRef/>
      </w:r>
      <w:r>
        <w:t>Криво сформулировано. «решение о публикации уведомлений должно приниматься на основании следующих правил: …» и пер числить правила.</w:t>
      </w:r>
    </w:p>
    <w:p w14:paraId="3A867646" w14:textId="20FA22F3" w:rsidR="006D49AF" w:rsidRDefault="006D49AF">
      <w:pPr>
        <w:pStyle w:val="affff5"/>
      </w:pPr>
      <w:r>
        <w:t>Не совсем понятно, расписать, привести пример</w:t>
      </w:r>
    </w:p>
  </w:comment>
  <w:comment w:id="461" w:author="Konstantinova, Mariya V." w:date="2020-10-15T13:09:00Z" w:initials="KMV">
    <w:p w14:paraId="19B48542" w14:textId="51052885" w:rsidR="006D49AF" w:rsidRDefault="006D49AF">
      <w:pPr>
        <w:pStyle w:val="affff5"/>
      </w:pPr>
      <w:r>
        <w:rPr>
          <w:rStyle w:val="affff4"/>
        </w:rPr>
        <w:annotationRef/>
      </w:r>
      <w:r>
        <w:t>Настройка источника уведомлений? Настроек несколько может быть</w:t>
      </w:r>
    </w:p>
  </w:comment>
  <w:comment w:id="465" w:author="Konstantinova, Mariya V." w:date="2020-10-15T13:09:00Z" w:initials="KMV">
    <w:p w14:paraId="3C347688" w14:textId="55104FDC" w:rsidR="006D49AF" w:rsidRDefault="006D49AF">
      <w:pPr>
        <w:pStyle w:val="affff5"/>
      </w:pPr>
      <w:r>
        <w:rPr>
          <w:rStyle w:val="affff4"/>
        </w:rPr>
        <w:annotationRef/>
      </w:r>
      <w:r>
        <w:t>Какую именно? Описанную в п. 2.4? Если да, то еще надо будет настройки роли сохранять. Это противоречит тому, что написано дальше: «или не будут сохранены настройки роли». Т. е. оба эти действия надо будет сделать</w:t>
      </w:r>
    </w:p>
  </w:comment>
  <w:comment w:id="471" w:author="Konstantinova, Mariya V." w:date="2020-10-15T13:10:00Z" w:initials="KMV">
    <w:p w14:paraId="46E55F22" w14:textId="1CFCB777" w:rsidR="006D49AF" w:rsidRDefault="006D49AF">
      <w:pPr>
        <w:pStyle w:val="affff5"/>
      </w:pPr>
      <w:r>
        <w:rPr>
          <w:rStyle w:val="affff4"/>
        </w:rPr>
        <w:annotationRef/>
      </w:r>
      <w:r>
        <w:t>Где?</w:t>
      </w:r>
    </w:p>
  </w:comment>
  <w:comment w:id="476" w:author="Konstantinova, Mariya V." w:date="2020-10-15T13:12:00Z" w:initials="KMV">
    <w:p w14:paraId="4963FA71" w14:textId="1C8B27B0" w:rsidR="006D49AF" w:rsidRDefault="006D49AF">
      <w:pPr>
        <w:pStyle w:val="affff5"/>
      </w:pPr>
      <w:r>
        <w:rPr>
          <w:rStyle w:val="affff4"/>
        </w:rPr>
        <w:annotationRef/>
      </w:r>
      <w:r>
        <w:t>Где проставлять?</w:t>
      </w:r>
    </w:p>
  </w:comment>
  <w:comment w:id="480" w:author="Konstantinova, Mariya V." w:date="2020-10-15T13:14:00Z" w:initials="KMV">
    <w:p w14:paraId="0909386D" w14:textId="30876052" w:rsidR="006D49AF" w:rsidRDefault="006D49AF">
      <w:pPr>
        <w:pStyle w:val="affff5"/>
      </w:pPr>
      <w:r>
        <w:rPr>
          <w:rStyle w:val="affff4"/>
        </w:rPr>
        <w:annotationRef/>
      </w:r>
      <w:r>
        <w:t>Перенести выше, где был комментарий про перечисление источников</w:t>
      </w:r>
    </w:p>
  </w:comment>
  <w:comment w:id="487" w:author="Konstantinova, Mariya V." w:date="2020-10-15T13:19:00Z" w:initials="KMV">
    <w:p w14:paraId="05CC0AF9" w14:textId="1C0162DD" w:rsidR="006D49AF" w:rsidRDefault="006D49AF">
      <w:pPr>
        <w:pStyle w:val="affff5"/>
      </w:pPr>
      <w:r>
        <w:rPr>
          <w:rStyle w:val="affff4"/>
        </w:rPr>
        <w:annotationRef/>
      </w:r>
      <w:r>
        <w:t>Указанные ошибки разве к безопасности относятся?</w:t>
      </w:r>
    </w:p>
  </w:comment>
  <w:comment w:id="490" w:author="Konstantinova, Mariya V." w:date="2020-10-15T13:20:00Z" w:initials="KMV">
    <w:p w14:paraId="202D9F27" w14:textId="56064A6C" w:rsidR="006D49AF" w:rsidRDefault="006D49AF">
      <w:pPr>
        <w:pStyle w:val="affff5"/>
      </w:pPr>
      <w:r>
        <w:rPr>
          <w:rStyle w:val="affff4"/>
        </w:rPr>
        <w:annotationRef/>
      </w:r>
      <w:r>
        <w:t>Зачем кричать, когда никто не слышит, о чем мы говорим? (с)</w:t>
      </w:r>
    </w:p>
    <w:p w14:paraId="5D70BA0B" w14:textId="573CCDA2" w:rsidR="006D49AF" w:rsidRDefault="006D49AF">
      <w:pPr>
        <w:pStyle w:val="affff5"/>
      </w:pPr>
      <w:r>
        <w:t>Убрать восклицательный знак</w:t>
      </w:r>
    </w:p>
  </w:comment>
  <w:comment w:id="494" w:author="Konstantinova, Mariya V." w:date="2020-10-15T13:25:00Z" w:initials="KMV">
    <w:p w14:paraId="20168BA4" w14:textId="219A75F0" w:rsidR="006D49AF" w:rsidRDefault="006D49AF">
      <w:pPr>
        <w:pStyle w:val="affff5"/>
      </w:pPr>
      <w:r>
        <w:rPr>
          <w:rStyle w:val="affff4"/>
        </w:rPr>
        <w:annotationRef/>
      </w:r>
      <w:r>
        <w:t>Квадратные скобки мешают, выделение жирным вполне достаточно, но может быть интерпретировано так, будто текст нужно жирным выделять. Хорошо бы привести конкретный пример</w:t>
      </w:r>
    </w:p>
  </w:comment>
  <w:comment w:id="495" w:author="Konstantinova, Mariya V." w:date="2020-10-15T13:40:00Z" w:initials="KMV">
    <w:p w14:paraId="702E5B74" w14:textId="74F78CD4" w:rsidR="006D49AF" w:rsidRDefault="006D49AF">
      <w:pPr>
        <w:pStyle w:val="affff5"/>
      </w:pPr>
      <w:r>
        <w:rPr>
          <w:rStyle w:val="affff4"/>
        </w:rPr>
        <w:annotationRef/>
      </w:r>
      <w:r>
        <w:t>Здесь и далее в подобных случаях</w:t>
      </w:r>
    </w:p>
  </w:comment>
  <w:comment w:id="498" w:author="Konstantinova, Mariya V." w:date="2020-10-15T13:27:00Z" w:initials="KMV">
    <w:p w14:paraId="2D610CC3" w14:textId="14741958" w:rsidR="006D49AF" w:rsidRDefault="006D49AF">
      <w:pPr>
        <w:pStyle w:val="affff5"/>
      </w:pPr>
      <w:r>
        <w:rPr>
          <w:rStyle w:val="affff4"/>
        </w:rPr>
        <w:annotationRef/>
      </w:r>
      <w:r>
        <w:t>Запятая после слова</w:t>
      </w:r>
    </w:p>
  </w:comment>
  <w:comment w:id="499" w:author="Konstantinova, Mariya V." w:date="2020-10-15T13:27:00Z" w:initials="KMV">
    <w:p w14:paraId="29E7E35A" w14:textId="709AFC3B" w:rsidR="006D49AF" w:rsidRDefault="006D49AF">
      <w:pPr>
        <w:pStyle w:val="affff5"/>
      </w:pPr>
      <w:r>
        <w:rPr>
          <w:rStyle w:val="affff4"/>
        </w:rPr>
        <w:annotationRef/>
      </w:r>
      <w:r>
        <w:t>Какой системы?</w:t>
      </w:r>
    </w:p>
  </w:comment>
  <w:comment w:id="488" w:author="Konstantinova, Mariya V." w:date="2020-10-15T13:23:00Z" w:initials="KMV">
    <w:p w14:paraId="15C085CC" w14:textId="41033525" w:rsidR="006D49AF" w:rsidRDefault="006D49AF">
      <w:pPr>
        <w:pStyle w:val="affff5"/>
      </w:pPr>
      <w:r>
        <w:rPr>
          <w:rStyle w:val="affff4"/>
        </w:rPr>
        <w:annotationRef/>
      </w:r>
      <w:r>
        <w:t>Содержание уведомлений нужно приводить в п. 2.3. в п. 2.4 только настройка источников описывается</w:t>
      </w:r>
    </w:p>
  </w:comment>
  <w:comment w:id="503" w:author="Konstantinova, Mariya V." w:date="2020-10-15T13:15:00Z" w:initials="KMV">
    <w:p w14:paraId="146BC9D3" w14:textId="5AB35841" w:rsidR="006D49AF" w:rsidRDefault="006D49AF">
      <w:pPr>
        <w:pStyle w:val="affff5"/>
      </w:pPr>
      <w:r>
        <w:rPr>
          <w:rStyle w:val="affff4"/>
        </w:rPr>
        <w:annotationRef/>
      </w:r>
      <w:r>
        <w:t xml:space="preserve">«учетных записей пользователей» на </w:t>
      </w:r>
      <w:proofErr w:type="spellStart"/>
      <w:r>
        <w:t>скрине</w:t>
      </w:r>
      <w:proofErr w:type="spellEnd"/>
    </w:p>
  </w:comment>
  <w:comment w:id="505" w:author="Konstantinova, Mariya V." w:date="2020-10-15T13:30:00Z" w:initials="KMV">
    <w:p w14:paraId="313FFFFB" w14:textId="093891AE" w:rsidR="006D49AF" w:rsidRDefault="006D49AF">
      <w:pPr>
        <w:pStyle w:val="affff5"/>
      </w:pPr>
      <w:r>
        <w:rPr>
          <w:rStyle w:val="affff4"/>
        </w:rPr>
        <w:annotationRef/>
      </w:r>
      <w:r>
        <w:t>«</w:t>
      </w:r>
      <w:r w:rsidRPr="000F07E7">
        <w:t xml:space="preserve">уведомления об изменении </w:t>
      </w:r>
      <w:r>
        <w:t>параметров</w:t>
      </w:r>
      <w:r w:rsidRPr="000F07E7">
        <w:t xml:space="preserve"> </w:t>
      </w:r>
      <w:r>
        <w:t>учетных записей</w:t>
      </w:r>
      <w:r w:rsidRPr="000F07E7">
        <w:t xml:space="preserve"> </w:t>
      </w:r>
      <w:r>
        <w:t>– личной или учетных записей п</w:t>
      </w:r>
      <w:r w:rsidRPr="000F07E7">
        <w:t>ользователей</w:t>
      </w:r>
      <w:r>
        <w:t>,</w:t>
      </w:r>
      <w:r w:rsidRPr="000F07E7">
        <w:t xml:space="preserve"> </w:t>
      </w:r>
      <w:r>
        <w:t xml:space="preserve">находящихся в подчинении у авторизованного </w:t>
      </w:r>
      <w:r w:rsidRPr="000F07E7">
        <w:t>пользователя</w:t>
      </w:r>
      <w:r>
        <w:t>», иначе ерунда какая-то</w:t>
      </w:r>
    </w:p>
  </w:comment>
  <w:comment w:id="514" w:author="Konstantinova, Mariya V." w:date="2020-10-15T13:15:00Z" w:initials="KMV">
    <w:p w14:paraId="31AF7425" w14:textId="190ACDB7" w:rsidR="006D49AF" w:rsidRDefault="006D49AF">
      <w:pPr>
        <w:pStyle w:val="affff5"/>
      </w:pPr>
      <w:r>
        <w:t>«</w:t>
      </w:r>
      <w:r>
        <w:rPr>
          <w:rStyle w:val="affff4"/>
        </w:rPr>
        <w:annotationRef/>
      </w:r>
      <w:r w:rsidRPr="000F07E7">
        <w:t>Реорганизация</w:t>
      </w:r>
      <w:r>
        <w:t xml:space="preserve"> подразделений» на </w:t>
      </w:r>
      <w:proofErr w:type="spellStart"/>
      <w:r>
        <w:t>скрине</w:t>
      </w:r>
      <w:proofErr w:type="spellEnd"/>
    </w:p>
  </w:comment>
  <w:comment w:id="520" w:author="Konstantinova, Mariya V." w:date="2020-10-15T13:39:00Z" w:initials="KMV">
    <w:p w14:paraId="117DE573" w14:textId="1A4F2FA6" w:rsidR="006D49AF" w:rsidRDefault="006D49AF">
      <w:pPr>
        <w:pStyle w:val="affff5"/>
      </w:pPr>
      <w:r>
        <w:rPr>
          <w:rStyle w:val="affff4"/>
        </w:rPr>
        <w:annotationRef/>
      </w:r>
      <w:r>
        <w:t>В каком смысле требуют внимания? Их нужно поливать и удобрять?</w:t>
      </w:r>
    </w:p>
  </w:comment>
  <w:comment w:id="522" w:author="Konstantinova, Mariya V." w:date="2020-10-15T13:32:00Z" w:initials="KMV">
    <w:p w14:paraId="215C3DAD" w14:textId="77777777" w:rsidR="006D49AF" w:rsidRDefault="006D49AF">
      <w:pPr>
        <w:pStyle w:val="affff5"/>
        <w:rPr>
          <w:rStyle w:val="reachbanner"/>
        </w:rPr>
      </w:pPr>
      <w:r>
        <w:rPr>
          <w:rStyle w:val="affff4"/>
        </w:rPr>
        <w:annotationRef/>
      </w:r>
      <w:r>
        <w:rPr>
          <w:rStyle w:val="reachbanner"/>
        </w:rPr>
        <w:t>Итак, я даю тебе выбор.</w:t>
      </w:r>
    </w:p>
    <w:p w14:paraId="00A2B746" w14:textId="4174285F" w:rsidR="006D49AF" w:rsidRDefault="006D49AF">
      <w:pPr>
        <w:pStyle w:val="affff5"/>
      </w:pPr>
      <w:r>
        <w:rPr>
          <w:rStyle w:val="reachbanner"/>
        </w:rPr>
        <w:t>Синяя таблетка – «функционал». Глотнешь ее и так и не узнаешь, что это сленг.</w:t>
      </w:r>
      <w:r>
        <w:br/>
      </w:r>
      <w:r>
        <w:rPr>
          <w:rStyle w:val="reachbanner"/>
        </w:rPr>
        <w:t>Красная таблетка – «функциональность». Глотнешь ее и все документы Пармы станут намного лучше</w:t>
      </w:r>
    </w:p>
  </w:comment>
  <w:comment w:id="521" w:author="Konstantinova, Mariya V." w:date="2020-10-15T13:39:00Z" w:initials="KMV">
    <w:p w14:paraId="7D91034C" w14:textId="68D282E4" w:rsidR="006D49AF" w:rsidRDefault="006D49AF">
      <w:pPr>
        <w:pStyle w:val="affff5"/>
      </w:pPr>
      <w:r>
        <w:rPr>
          <w:rStyle w:val="affff4"/>
        </w:rPr>
        <w:annotationRef/>
      </w:r>
      <w:r>
        <w:t>Что это? Как это понимать?</w:t>
      </w:r>
    </w:p>
  </w:comment>
  <w:comment w:id="540" w:author="Konstantinova, Mariya V." w:date="2020-10-15T13:41:00Z" w:initials="KMV">
    <w:p w14:paraId="01672C46" w14:textId="1AE6679A" w:rsidR="006D49AF" w:rsidRDefault="006D49AF">
      <w:pPr>
        <w:pStyle w:val="affff5"/>
      </w:pPr>
      <w:r>
        <w:rPr>
          <w:rStyle w:val="affff4"/>
        </w:rPr>
        <w:annotationRef/>
      </w:r>
      <w:r>
        <w:t>исправить</w:t>
      </w:r>
    </w:p>
  </w:comment>
  <w:comment w:id="539" w:author="Konstantinova, Mariya V." w:date="2020-10-15T13:42:00Z" w:initials="KMV">
    <w:p w14:paraId="512963CB" w14:textId="2AEA955E" w:rsidR="006D49AF" w:rsidRDefault="006D49AF">
      <w:pPr>
        <w:pStyle w:val="affff5"/>
      </w:pPr>
      <w:r>
        <w:rPr>
          <w:rStyle w:val="affff4"/>
        </w:rPr>
        <w:annotationRef/>
      </w:r>
      <w:r>
        <w:t>непонятно</w:t>
      </w:r>
    </w:p>
  </w:comment>
  <w:comment w:id="549" w:author="Konstantinova, Mariya V." w:date="2020-10-15T13:42:00Z" w:initials="KMV">
    <w:p w14:paraId="04B10786" w14:textId="06D032A0" w:rsidR="006D49AF" w:rsidRDefault="006D49AF">
      <w:pPr>
        <w:pStyle w:val="affff5"/>
      </w:pPr>
      <w:r>
        <w:rPr>
          <w:rStyle w:val="affff4"/>
        </w:rPr>
        <w:annotationRef/>
      </w:r>
      <w:r>
        <w:t>что за ссылка? Или это число, представленное в виде ссылки?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39C9439" w15:done="0"/>
  <w15:commentEx w15:paraId="2AC2477A" w15:paraIdParent="739C9439" w15:done="0"/>
  <w15:commentEx w15:paraId="74AAA258" w15:done="0"/>
  <w15:commentEx w15:paraId="062461E4" w15:done="0"/>
  <w15:commentEx w15:paraId="588CD33F" w15:done="0"/>
  <w15:commentEx w15:paraId="170912B7" w15:done="0"/>
  <w15:commentEx w15:paraId="0C93294C" w15:done="0"/>
  <w15:commentEx w15:paraId="2FCA60F1" w15:done="0"/>
  <w15:commentEx w15:paraId="16B1253C" w15:done="0"/>
  <w15:commentEx w15:paraId="4F7441BB" w15:done="0"/>
  <w15:commentEx w15:paraId="7A5D5850" w15:done="0"/>
  <w15:commentEx w15:paraId="3A10F8E9" w15:done="0"/>
  <w15:commentEx w15:paraId="48D055C3" w15:done="0"/>
  <w15:commentEx w15:paraId="0F0543A0" w15:done="0"/>
  <w15:commentEx w15:paraId="1B30B614" w15:done="0"/>
  <w15:commentEx w15:paraId="5D3513D7" w15:done="0"/>
  <w15:commentEx w15:paraId="502B70E9" w15:done="0"/>
  <w15:commentEx w15:paraId="37FB7D6B" w15:done="0"/>
  <w15:commentEx w15:paraId="199D483C" w15:done="0"/>
  <w15:commentEx w15:paraId="208549D7" w15:done="0"/>
  <w15:commentEx w15:paraId="24476EF3" w15:done="0"/>
  <w15:commentEx w15:paraId="357FA908" w15:done="0"/>
  <w15:commentEx w15:paraId="146E539A" w15:done="0"/>
  <w15:commentEx w15:paraId="3FF848BD" w15:done="0"/>
  <w15:commentEx w15:paraId="1F7C3B8F" w15:done="0"/>
  <w15:commentEx w15:paraId="01A9F339" w15:done="0"/>
  <w15:commentEx w15:paraId="416DADDE" w15:done="0"/>
  <w15:commentEx w15:paraId="03177096" w15:done="0"/>
  <w15:commentEx w15:paraId="5B6E4D74" w15:done="0"/>
  <w15:commentEx w15:paraId="01DAA097" w15:done="0"/>
  <w15:commentEx w15:paraId="55DCCCC8" w15:done="0"/>
  <w15:commentEx w15:paraId="492C8336" w15:done="0"/>
  <w15:commentEx w15:paraId="5F9352A4" w15:done="0"/>
  <w15:commentEx w15:paraId="028303DE" w15:done="0"/>
  <w15:commentEx w15:paraId="58076168" w15:done="0"/>
  <w15:commentEx w15:paraId="03F69BAA" w15:done="0"/>
  <w15:commentEx w15:paraId="09ABF39B" w15:done="0"/>
  <w15:commentEx w15:paraId="0F50FCEF" w15:done="0"/>
  <w15:commentEx w15:paraId="0F27F098" w15:done="0"/>
  <w15:commentEx w15:paraId="3A867646" w15:done="0"/>
  <w15:commentEx w15:paraId="19B48542" w15:done="0"/>
  <w15:commentEx w15:paraId="3C347688" w15:done="0"/>
  <w15:commentEx w15:paraId="46E55F22" w15:done="0"/>
  <w15:commentEx w15:paraId="4963FA71" w15:done="0"/>
  <w15:commentEx w15:paraId="0909386D" w15:done="0"/>
  <w15:commentEx w15:paraId="05CC0AF9" w15:done="0"/>
  <w15:commentEx w15:paraId="5D70BA0B" w15:done="0"/>
  <w15:commentEx w15:paraId="20168BA4" w15:done="0"/>
  <w15:commentEx w15:paraId="702E5B74" w15:paraIdParent="20168BA4" w15:done="0"/>
  <w15:commentEx w15:paraId="2D610CC3" w15:done="0"/>
  <w15:commentEx w15:paraId="29E7E35A" w15:done="0"/>
  <w15:commentEx w15:paraId="15C085CC" w15:done="0"/>
  <w15:commentEx w15:paraId="146BC9D3" w15:done="0"/>
  <w15:commentEx w15:paraId="313FFFFB" w15:done="0"/>
  <w15:commentEx w15:paraId="31AF7425" w15:done="0"/>
  <w15:commentEx w15:paraId="117DE573" w15:done="0"/>
  <w15:commentEx w15:paraId="00A2B746" w15:done="0"/>
  <w15:commentEx w15:paraId="7D91034C" w15:done="0"/>
  <w15:commentEx w15:paraId="01672C46" w15:done="0"/>
  <w15:commentEx w15:paraId="512963CB" w15:done="0"/>
  <w15:commentEx w15:paraId="04B1078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9712436" w16cid:durableId="21118A6A"/>
  <w16cid:commentId w16cid:paraId="767E7CBF" w16cid:durableId="21119408"/>
  <w16cid:commentId w16cid:paraId="6161D727" w16cid:durableId="21118A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A5D508" w14:textId="77777777" w:rsidR="00006012" w:rsidRDefault="00006012">
      <w:r>
        <w:separator/>
      </w:r>
    </w:p>
    <w:p w14:paraId="1EEA5C97" w14:textId="77777777" w:rsidR="00006012" w:rsidRDefault="00006012"/>
  </w:endnote>
  <w:endnote w:type="continuationSeparator" w:id="0">
    <w:p w14:paraId="266F01E1" w14:textId="77777777" w:rsidR="00006012" w:rsidRDefault="00006012">
      <w:r>
        <w:continuationSeparator/>
      </w:r>
    </w:p>
    <w:p w14:paraId="0BA7D9E7" w14:textId="77777777" w:rsidR="00006012" w:rsidRDefault="000060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 Полужирный"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SchoolBookC">
    <w:altName w:val="Courier New"/>
    <w:charset w:val="CC"/>
    <w:family w:val="decorative"/>
    <w:pitch w:val="variable"/>
  </w:font>
  <w:font w:name="Gelvetsky 12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terburg">
    <w:altName w:val="Times New Roman"/>
    <w:charset w:val="CC"/>
    <w:family w:val="roman"/>
    <w:pitch w:val="variable"/>
    <w:sig w:usb0="00000003" w:usb1="00000000" w:usb2="00000000" w:usb3="00000000" w:csb0="00000001" w:csb1="00000000"/>
  </w:font>
  <w:font w:name="ヒラギノ角ゴ Pro W3">
    <w:altName w:val="Arial Unicode MS"/>
    <w:charset w:val="00"/>
    <w:family w:val="roman"/>
    <w:pitch w:val="default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F35C07" w14:textId="691945A4" w:rsidR="006D49AF" w:rsidRDefault="006D49AF">
    <w:pPr>
      <w:pStyle w:val="af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66900D" w14:textId="77777777" w:rsidR="00006012" w:rsidRDefault="00006012">
      <w:r>
        <w:separator/>
      </w:r>
    </w:p>
    <w:p w14:paraId="2AB138BD" w14:textId="77777777" w:rsidR="00006012" w:rsidRDefault="00006012"/>
  </w:footnote>
  <w:footnote w:type="continuationSeparator" w:id="0">
    <w:p w14:paraId="33D5D0D4" w14:textId="77777777" w:rsidR="00006012" w:rsidRDefault="00006012">
      <w:r>
        <w:continuationSeparator/>
      </w:r>
    </w:p>
    <w:p w14:paraId="2CB916BB" w14:textId="77777777" w:rsidR="00006012" w:rsidRDefault="00006012"/>
  </w:footnote>
  <w:footnote w:id="1">
    <w:p w14:paraId="2C526A31" w14:textId="4559D652" w:rsidR="006D49AF" w:rsidDel="00383A4B" w:rsidRDefault="006D49AF" w:rsidP="001F46DB">
      <w:pPr>
        <w:pStyle w:val="aff1"/>
        <w:rPr>
          <w:del w:id="41" w:author="Konstantinova, Mariya V." w:date="2020-10-15T14:20:00Z"/>
        </w:rPr>
      </w:pPr>
      <w:del w:id="42" w:author="Konstantinova, Mariya V." w:date="2020-10-15T14:20:00Z">
        <w:r w:rsidDel="00383A4B">
          <w:rPr>
            <w:rStyle w:val="aff0"/>
          </w:rPr>
          <w:footnoteRef/>
        </w:r>
        <w:r w:rsidDel="00383A4B">
          <w:delText xml:space="preserve"> </w:delText>
        </w:r>
        <w:r w:rsidRPr="005B6295" w:rsidDel="00383A4B">
          <w:delText xml:space="preserve">Приказ ФСТЭК России от 11 февраля 2013 г. </w:delText>
        </w:r>
      </w:del>
      <w:ins w:id="43" w:author="Konstantinova, Mariya V." w:date="2020-10-14T17:04:00Z">
        <w:del w:id="44" w:author="Konstantinova, Mariya V." w:date="2020-10-15T14:20:00Z">
          <w:r w:rsidDel="00383A4B">
            <w:delText>№ </w:delText>
          </w:r>
        </w:del>
      </w:ins>
      <w:del w:id="45" w:author="Konstantinova, Mariya V." w:date="2020-10-15T14:20:00Z">
        <w:r w:rsidRPr="005B6295" w:rsidDel="00383A4B">
          <w:delText>N 17</w:delText>
        </w:r>
      </w:del>
      <w:ins w:id="46" w:author="Konstantinova, Mariya V." w:date="2020-10-14T17:04:00Z">
        <w:del w:id="47" w:author="Konstantinova, Mariya V." w:date="2020-10-15T14:20:00Z">
          <w:r w:rsidDel="00383A4B">
            <w:delText>:</w:delText>
          </w:r>
        </w:del>
      </w:ins>
      <w:del w:id="48" w:author="Konstantinova, Mariya V." w:date="2020-10-15T14:20:00Z">
        <w:r w:rsidDel="00383A4B">
          <w:delText xml:space="preserve"> </w:delText>
        </w:r>
        <w:r w:rsidDel="00383A4B">
          <w:fldChar w:fldCharType="begin"/>
        </w:r>
        <w:r w:rsidDel="00383A4B">
          <w:delInstrText xml:space="preserve"> HYPERLINK "https://fstec.ru/component/attachments/download/566" </w:delInstrText>
        </w:r>
        <w:r w:rsidDel="00383A4B">
          <w:fldChar w:fldCharType="separate"/>
        </w:r>
        <w:r w:rsidRPr="00024CE7" w:rsidDel="00383A4B">
          <w:rPr>
            <w:rStyle w:val="affd"/>
          </w:rPr>
          <w:delText>https://fstec.ru/component/attachments/download/566</w:delText>
        </w:r>
        <w:r w:rsidDel="00383A4B">
          <w:rPr>
            <w:rStyle w:val="affd"/>
          </w:rPr>
          <w:fldChar w:fldCharType="end"/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8"/>
        <w:szCs w:val="28"/>
      </w:rPr>
      <w:id w:val="410671209"/>
      <w:docPartObj>
        <w:docPartGallery w:val="Page Numbers (Top of Page)"/>
        <w:docPartUnique/>
      </w:docPartObj>
    </w:sdtPr>
    <w:sdtContent>
      <w:p w14:paraId="535C2659" w14:textId="15674C45" w:rsidR="006D49AF" w:rsidRPr="00AB3D40" w:rsidRDefault="006D49AF" w:rsidP="00AB3D40">
        <w:pPr>
          <w:pStyle w:val="afd"/>
          <w:spacing w:line="360" w:lineRule="auto"/>
          <w:jc w:val="center"/>
          <w:rPr>
            <w:rFonts w:ascii="Times New Roman" w:hAnsi="Times New Roman"/>
            <w:sz w:val="28"/>
            <w:szCs w:val="28"/>
          </w:rPr>
        </w:pPr>
        <w:r w:rsidRPr="00AB3D40">
          <w:rPr>
            <w:rFonts w:ascii="Times New Roman" w:hAnsi="Times New Roman"/>
            <w:sz w:val="28"/>
            <w:szCs w:val="28"/>
          </w:rPr>
          <w:fldChar w:fldCharType="begin"/>
        </w:r>
        <w:r w:rsidRPr="00AB3D40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AB3D40">
          <w:rPr>
            <w:rFonts w:ascii="Times New Roman" w:hAnsi="Times New Roman"/>
            <w:sz w:val="28"/>
            <w:szCs w:val="28"/>
          </w:rPr>
          <w:fldChar w:fldCharType="separate"/>
        </w:r>
        <w:r w:rsidR="00E9157E" w:rsidRPr="00E9157E">
          <w:rPr>
            <w:rFonts w:ascii="Times New Roman" w:hAnsi="Times New Roman"/>
            <w:sz w:val="28"/>
            <w:szCs w:val="28"/>
            <w:lang w:val="ru-RU"/>
          </w:rPr>
          <w:t>4</w:t>
        </w:r>
        <w:r w:rsidRPr="00AB3D40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C2CC68A"/>
    <w:lvl w:ilvl="0">
      <w:start w:val="1"/>
      <w:numFmt w:val="decimal"/>
      <w:pStyle w:val="5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43883DE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AE823A0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8CEEFCD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0F546B2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F826AC"/>
    <w:styleLink w:val="Parma-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8470F4"/>
    <w:styleLink w:val="Parma-2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1E9786"/>
    <w:styleLink w:val="Parma-21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B815F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00000001"/>
    <w:multiLevelType w:val="multilevel"/>
    <w:tmpl w:val="00000001"/>
    <w:name w:val="WW8Num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2"/>
    <w:multiLevelType w:val="multilevel"/>
    <w:tmpl w:val="00000002"/>
    <w:name w:val="WW8Num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2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SBHeading2"/>
      <w:suff w:val="space"/>
      <w:lvlText w:val="%1.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4267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/>
      </w:rPr>
    </w:lvl>
  </w:abstractNum>
  <w:abstractNum w:abstractNumId="1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16"/>
      </w:rPr>
    </w:lvl>
  </w:abstractNum>
  <w:abstractNum w:abstractNumId="15" w15:restartNumberingAfterBreak="0">
    <w:nsid w:val="00000008"/>
    <w:multiLevelType w:val="singleLevel"/>
    <w:tmpl w:val="00000008"/>
    <w:name w:val="WW8Num9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</w:lvl>
  </w:abstractNum>
  <w:abstractNum w:abstractNumId="16" w15:restartNumberingAfterBreak="0">
    <w:nsid w:val="011002D3"/>
    <w:multiLevelType w:val="hybridMultilevel"/>
    <w:tmpl w:val="0A06F620"/>
    <w:name w:val="WW8Num27"/>
    <w:lvl w:ilvl="0" w:tplc="FFFFFFFF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015726FD"/>
    <w:multiLevelType w:val="hybridMultilevel"/>
    <w:tmpl w:val="1034F60E"/>
    <w:lvl w:ilvl="0" w:tplc="00D2C9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1F303A0"/>
    <w:multiLevelType w:val="multilevel"/>
    <w:tmpl w:val="3CC6E6D4"/>
    <w:styleLink w:val="Parma-"/>
    <w:lvl w:ilvl="0">
      <w:start w:val="1"/>
      <w:numFmt w:val="decimal"/>
      <w:lvlText w:val="%1)"/>
      <w:lvlJc w:val="left"/>
      <w:pPr>
        <w:ind w:left="1531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928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3084" w:hanging="18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3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04" w:hanging="180"/>
      </w:pPr>
      <w:rPr>
        <w:rFonts w:hint="default"/>
      </w:rPr>
    </w:lvl>
  </w:abstractNum>
  <w:abstractNum w:abstractNumId="19" w15:restartNumberingAfterBreak="0">
    <w:nsid w:val="05350329"/>
    <w:multiLevelType w:val="hybridMultilevel"/>
    <w:tmpl w:val="082A7BAC"/>
    <w:lvl w:ilvl="0" w:tplc="E530FEDE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056700B3"/>
    <w:multiLevelType w:val="hybridMultilevel"/>
    <w:tmpl w:val="2D4AC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EB3061"/>
    <w:multiLevelType w:val="hybridMultilevel"/>
    <w:tmpl w:val="3DB0D1DE"/>
    <w:lvl w:ilvl="0" w:tplc="D2E0924C">
      <w:start w:val="1"/>
      <w:numFmt w:val="bullet"/>
      <w:pStyle w:val="a0"/>
      <w:lvlText w:val=""/>
      <w:lvlJc w:val="left"/>
      <w:pPr>
        <w:ind w:left="58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0A1451E1"/>
    <w:multiLevelType w:val="hybridMultilevel"/>
    <w:tmpl w:val="F724D3FE"/>
    <w:lvl w:ilvl="0" w:tplc="4E1CDBAA">
      <w:start w:val="1"/>
      <w:numFmt w:val="bullet"/>
      <w:pStyle w:val="10"/>
      <w:lvlText w:val=""/>
      <w:lvlJc w:val="left"/>
      <w:pPr>
        <w:tabs>
          <w:tab w:val="num" w:pos="1134"/>
        </w:tabs>
        <w:ind w:left="1134" w:hanging="414"/>
      </w:pPr>
      <w:rPr>
        <w:rFonts w:ascii="Symbol" w:hAnsi="Symbol" w:cs="Symbol" w:hint="default"/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0B9F7CAC"/>
    <w:multiLevelType w:val="hybridMultilevel"/>
    <w:tmpl w:val="392E0DEC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ECF51B3"/>
    <w:multiLevelType w:val="hybridMultilevel"/>
    <w:tmpl w:val="25582072"/>
    <w:lvl w:ilvl="0" w:tplc="D2EE8930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6B3CF3"/>
    <w:multiLevelType w:val="hybridMultilevel"/>
    <w:tmpl w:val="EF201E46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1E00AA"/>
    <w:multiLevelType w:val="hybridMultilevel"/>
    <w:tmpl w:val="4596ED62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0264753"/>
    <w:multiLevelType w:val="hybridMultilevel"/>
    <w:tmpl w:val="978A1FD2"/>
    <w:lvl w:ilvl="0" w:tplc="FFFFFFFF">
      <w:start w:val="1"/>
      <w:numFmt w:val="bullet"/>
      <w:pStyle w:val="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874C0C"/>
    <w:multiLevelType w:val="hybridMultilevel"/>
    <w:tmpl w:val="6A28F86E"/>
    <w:lvl w:ilvl="0" w:tplc="1ED6680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18873358"/>
    <w:multiLevelType w:val="hybridMultilevel"/>
    <w:tmpl w:val="326E175C"/>
    <w:lvl w:ilvl="0" w:tplc="7CE6FF78">
      <w:start w:val="1"/>
      <w:numFmt w:val="decimal"/>
      <w:pStyle w:val="a3"/>
      <w:suff w:val="space"/>
      <w:lvlText w:val="%1."/>
      <w:lvlJc w:val="left"/>
      <w:pPr>
        <w:ind w:left="0" w:firstLine="851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0" w15:restartNumberingAfterBreak="0">
    <w:nsid w:val="18925341"/>
    <w:multiLevelType w:val="hybridMultilevel"/>
    <w:tmpl w:val="5B9A82F8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DA532D"/>
    <w:multiLevelType w:val="hybridMultilevel"/>
    <w:tmpl w:val="00A89074"/>
    <w:lvl w:ilvl="0" w:tplc="86062092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03678B"/>
    <w:multiLevelType w:val="multilevel"/>
    <w:tmpl w:val="C062E8DE"/>
    <w:styleLink w:val="Parma-0"/>
    <w:lvl w:ilvl="0">
      <w:start w:val="1"/>
      <w:numFmt w:val="bullet"/>
      <w:lvlText w:val="­"/>
      <w:lvlJc w:val="left"/>
      <w:pPr>
        <w:ind w:left="1418" w:hanging="284"/>
      </w:pPr>
      <w:rPr>
        <w:rFonts w:ascii="Courier New" w:hAnsi="Courier New" w:hint="default"/>
        <w:color w:val="auto"/>
      </w:rPr>
    </w:lvl>
    <w:lvl w:ilvl="1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1E0967C9"/>
    <w:multiLevelType w:val="multilevel"/>
    <w:tmpl w:val="6BF2AC06"/>
    <w:lvl w:ilvl="0">
      <w:start w:val="1"/>
      <w:numFmt w:val="decimal"/>
      <w:pStyle w:val="a4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decimal"/>
      <w:pStyle w:val="a5"/>
      <w:lvlText w:val="%1.%2"/>
      <w:lvlJc w:val="left"/>
      <w:pPr>
        <w:tabs>
          <w:tab w:val="num" w:pos="10287"/>
        </w:tabs>
        <w:ind w:left="10287" w:hanging="567"/>
      </w:pPr>
      <w:rPr>
        <w:rFonts w:cs="Times New Roman"/>
      </w:rPr>
    </w:lvl>
    <w:lvl w:ilvl="2">
      <w:start w:val="1"/>
      <w:numFmt w:val="none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34" w15:restartNumberingAfterBreak="0">
    <w:nsid w:val="209D5502"/>
    <w:multiLevelType w:val="multilevel"/>
    <w:tmpl w:val="D55A9962"/>
    <w:lvl w:ilvl="0">
      <w:start w:val="1"/>
      <w:numFmt w:val="decimal"/>
      <w:pStyle w:val="OrderedList1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35" w15:restartNumberingAfterBreak="0">
    <w:nsid w:val="21CF2F9D"/>
    <w:multiLevelType w:val="hybridMultilevel"/>
    <w:tmpl w:val="F502FFF0"/>
    <w:lvl w:ilvl="0" w:tplc="29ECAD66">
      <w:start w:val="1"/>
      <w:numFmt w:val="bullet"/>
      <w:pStyle w:val="List2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23513E6"/>
    <w:multiLevelType w:val="multilevel"/>
    <w:tmpl w:val="499446FC"/>
    <w:styleLink w:val="Parma-1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Restart w:val="0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Restart w:val="0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2915C78"/>
    <w:multiLevelType w:val="hybridMultilevel"/>
    <w:tmpl w:val="6F4E9D5C"/>
    <w:lvl w:ilvl="0" w:tplc="704ECABE">
      <w:start w:val="1"/>
      <w:numFmt w:val="bullet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6517F5"/>
    <w:multiLevelType w:val="multilevel"/>
    <w:tmpl w:val="A934D7F8"/>
    <w:styleLink w:val="WWNum34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39" w15:restartNumberingAfterBreak="0">
    <w:nsid w:val="23FB04C3"/>
    <w:multiLevelType w:val="hybridMultilevel"/>
    <w:tmpl w:val="FCF87A54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5338D1"/>
    <w:multiLevelType w:val="hybridMultilevel"/>
    <w:tmpl w:val="6C961CC6"/>
    <w:lvl w:ilvl="0" w:tplc="26167530">
      <w:start w:val="1"/>
      <w:numFmt w:val="bullet"/>
      <w:pStyle w:val="41"/>
      <w:lvlText w:val=""/>
      <w:lvlJc w:val="left"/>
      <w:pPr>
        <w:ind w:left="430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9" w:hanging="360"/>
      </w:pPr>
      <w:rPr>
        <w:rFonts w:ascii="Wingdings" w:hAnsi="Wingdings" w:hint="default"/>
      </w:rPr>
    </w:lvl>
  </w:abstractNum>
  <w:abstractNum w:abstractNumId="41" w15:restartNumberingAfterBreak="0">
    <w:nsid w:val="2CA91250"/>
    <w:multiLevelType w:val="multilevel"/>
    <w:tmpl w:val="D794087C"/>
    <w:name w:val="WW8Num532"/>
    <w:lvl w:ilvl="0">
      <w:start w:val="1"/>
      <w:numFmt w:val="decimal"/>
      <w:pStyle w:val="a6"/>
      <w:suff w:val="space"/>
      <w:lvlText w:val="%1"/>
      <w:lvlJc w:val="left"/>
      <w:pPr>
        <w:ind w:left="0" w:firstLine="851"/>
      </w:pPr>
      <w:rPr>
        <w:rFonts w:cs="Times New Roman"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851"/>
      </w:pPr>
      <w:rPr>
        <w:rFonts w:cs="Times New Roman" w:hint="default"/>
      </w:rPr>
    </w:lvl>
    <w:lvl w:ilvl="2">
      <w:start w:val="1"/>
      <w:numFmt w:val="decimal"/>
      <w:pStyle w:val="31"/>
      <w:lvlText w:val="%1.%2.%3"/>
      <w:lvlJc w:val="left"/>
      <w:pPr>
        <w:tabs>
          <w:tab w:val="num" w:pos="0"/>
        </w:tabs>
        <w:ind w:left="0" w:firstLine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851"/>
      </w:pPr>
      <w:rPr>
        <w:rFonts w:cs="Times New Roman" w:hint="default"/>
      </w:rPr>
    </w:lvl>
    <w:lvl w:ilvl="4">
      <w:start w:val="1"/>
      <w:numFmt w:val="decimal"/>
      <w:pStyle w:val="a7"/>
      <w:lvlText w:val="%1.%2.%3.%4.%5"/>
      <w:lvlJc w:val="left"/>
      <w:pPr>
        <w:tabs>
          <w:tab w:val="num" w:pos="0"/>
        </w:tabs>
        <w:ind w:left="0" w:firstLine="851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85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851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851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851"/>
      </w:pPr>
      <w:rPr>
        <w:rFonts w:cs="Times New Roman" w:hint="default"/>
      </w:rPr>
    </w:lvl>
  </w:abstractNum>
  <w:abstractNum w:abstractNumId="42" w15:restartNumberingAfterBreak="0">
    <w:nsid w:val="2CFF6603"/>
    <w:multiLevelType w:val="hybridMultilevel"/>
    <w:tmpl w:val="BB6808C4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30369C"/>
    <w:multiLevelType w:val="hybridMultilevel"/>
    <w:tmpl w:val="BAD85ED6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425A8D"/>
    <w:multiLevelType w:val="hybridMultilevel"/>
    <w:tmpl w:val="1636916C"/>
    <w:lvl w:ilvl="0" w:tplc="515A6228">
      <w:start w:val="1"/>
      <w:numFmt w:val="bullet"/>
      <w:pStyle w:val="22"/>
      <w:lvlText w:val="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304D4067"/>
    <w:multiLevelType w:val="hybridMultilevel"/>
    <w:tmpl w:val="7862D908"/>
    <w:lvl w:ilvl="0" w:tplc="8F8EBE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32D00F52"/>
    <w:multiLevelType w:val="hybridMultilevel"/>
    <w:tmpl w:val="DDB0677C"/>
    <w:lvl w:ilvl="0" w:tplc="04190011">
      <w:start w:val="1"/>
      <w:numFmt w:val="decimal"/>
      <w:pStyle w:val="23"/>
      <w:lvlText w:val="%1)"/>
      <w:lvlJc w:val="left"/>
      <w:pPr>
        <w:ind w:left="1778" w:hanging="360"/>
      </w:pPr>
      <w:rPr>
        <w:rFonts w:cs="Times New Roman" w:hint="default"/>
      </w:rPr>
    </w:lvl>
    <w:lvl w:ilvl="1" w:tplc="A9B864B8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7" w15:restartNumberingAfterBreak="0">
    <w:nsid w:val="33AE45EA"/>
    <w:multiLevelType w:val="hybridMultilevel"/>
    <w:tmpl w:val="D47E750E"/>
    <w:styleLink w:val="417OutlineNumbering1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3CF4BAE"/>
    <w:multiLevelType w:val="multilevel"/>
    <w:tmpl w:val="DE9A6E4E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9" w15:restartNumberingAfterBreak="0">
    <w:nsid w:val="367731A8"/>
    <w:multiLevelType w:val="hybridMultilevel"/>
    <w:tmpl w:val="AEA22F66"/>
    <w:lvl w:ilvl="0" w:tplc="C2666E02">
      <w:start w:val="1"/>
      <w:numFmt w:val="decimal"/>
      <w:pStyle w:val="11"/>
      <w:lvlText w:val="%1)"/>
      <w:lvlJc w:val="left"/>
      <w:pPr>
        <w:ind w:left="1571" w:hanging="360"/>
      </w:pPr>
      <w:rPr>
        <w:rFonts w:cs="Times New Roman"/>
      </w:rPr>
    </w:lvl>
    <w:lvl w:ilvl="1" w:tplc="B6E63EF6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2" w:tplc="DB42290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E1E528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B549782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CA3250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F66184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B76E81EE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658B98A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37295CA7"/>
    <w:multiLevelType w:val="hybridMultilevel"/>
    <w:tmpl w:val="86780D14"/>
    <w:lvl w:ilvl="0" w:tplc="D570D1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A4D81"/>
    <w:multiLevelType w:val="hybridMultilevel"/>
    <w:tmpl w:val="EB466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9361D85"/>
    <w:multiLevelType w:val="multilevel"/>
    <w:tmpl w:val="1E30A14C"/>
    <w:lvl w:ilvl="0">
      <w:start w:val="1"/>
      <w:numFmt w:val="decimal"/>
      <w:suff w:val="space"/>
      <w:lvlText w:val="%1"/>
      <w:lvlJc w:val="left"/>
      <w:pPr>
        <w:ind w:left="1211" w:hanging="360"/>
      </w:pPr>
      <w:rPr>
        <w:rFonts w:ascii="Times New Roman" w:eastAsia="Times New Roman" w:hAnsi="Times New Roman" w:cs="Times New Roman" w:hint="default"/>
        <w:b/>
        <w:i w:val="0"/>
        <w:color w:val="auto"/>
        <w:sz w:val="28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cs="Times New Roman" w:hint="default"/>
        <w:b/>
        <w:i w:val="0"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</w:rPr>
    </w:lvl>
    <w:lvl w:ilvl="3">
      <w:start w:val="1"/>
      <w:numFmt w:val="decimal"/>
      <w:pStyle w:val="Head4"/>
      <w:isLgl/>
      <w:lvlText w:val="%1.%2.%3.%4"/>
      <w:lvlJc w:val="left"/>
      <w:pPr>
        <w:ind w:left="1931" w:hanging="10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cs="Times New Roman" w:hint="default"/>
        <w:b/>
        <w:i w:val="0"/>
        <w:color w:val="auto"/>
        <w:sz w:val="28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cs="Times New Roman" w:hint="default"/>
        <w:b/>
        <w:i w:val="0"/>
        <w:color w:val="auto"/>
        <w:sz w:val="28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cs="Times New Roman" w:hint="default"/>
        <w:b/>
        <w:i w:val="0"/>
        <w:color w:val="auto"/>
        <w:sz w:val="28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cs="Times New Roman" w:hint="default"/>
        <w:b w:val="0"/>
        <w:i w:val="0"/>
        <w:color w:val="auto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cs="Times New Roman" w:hint="default"/>
        <w:b w:val="0"/>
        <w:i w:val="0"/>
        <w:color w:val="auto"/>
        <w:sz w:val="28"/>
      </w:rPr>
    </w:lvl>
  </w:abstractNum>
  <w:abstractNum w:abstractNumId="53" w15:restartNumberingAfterBreak="0">
    <w:nsid w:val="3AE4022A"/>
    <w:multiLevelType w:val="multilevel"/>
    <w:tmpl w:val="A02052C8"/>
    <w:lvl w:ilvl="0">
      <w:start w:val="1"/>
      <w:numFmt w:val="decimal"/>
      <w:pStyle w:val="1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4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4" w15:restartNumberingAfterBreak="0">
    <w:nsid w:val="3C666706"/>
    <w:multiLevelType w:val="multilevel"/>
    <w:tmpl w:val="7CD69F40"/>
    <w:styleLink w:val="1111111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5" w15:restartNumberingAfterBreak="0">
    <w:nsid w:val="3CFB3053"/>
    <w:multiLevelType w:val="hybridMultilevel"/>
    <w:tmpl w:val="AE7AF4D0"/>
    <w:lvl w:ilvl="0" w:tplc="2076A69E">
      <w:start w:val="1"/>
      <w:numFmt w:val="bullet"/>
      <w:lvlText w:val="­"/>
      <w:lvlJc w:val="left"/>
      <w:pPr>
        <w:ind w:left="1571" w:hanging="360"/>
      </w:pPr>
      <w:rPr>
        <w:rFonts w:ascii="Courier New" w:hAnsi="Courier New" w:hint="default"/>
        <w:color w:val="auto"/>
      </w:rPr>
    </w:lvl>
    <w:lvl w:ilvl="1" w:tplc="675CA4F4">
      <w:start w:val="1"/>
      <w:numFmt w:val="bullet"/>
      <w:pStyle w:val="25"/>
      <w:lvlText w:val=""/>
      <w:lvlJc w:val="left"/>
      <w:pPr>
        <w:ind w:left="1701" w:hanging="425"/>
      </w:pPr>
      <w:rPr>
        <w:rFonts w:ascii="Symbol" w:hAnsi="Symbol" w:hint="default"/>
        <w:spacing w:val="40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451D301E"/>
    <w:multiLevelType w:val="hybridMultilevel"/>
    <w:tmpl w:val="5420DFF4"/>
    <w:lvl w:ilvl="0" w:tplc="04190011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6C30DF"/>
    <w:multiLevelType w:val="hybridMultilevel"/>
    <w:tmpl w:val="D31EAE7A"/>
    <w:styleLink w:val="417OutlineNumbering"/>
    <w:lvl w:ilvl="0" w:tplc="1A7A2F0C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2662D780">
      <w:start w:val="1"/>
      <w:numFmt w:val="bullet"/>
      <w:pStyle w:val="26"/>
      <w:lvlText w:val=""/>
      <w:lvlJc w:val="left"/>
      <w:pPr>
        <w:ind w:left="1440" w:hanging="360"/>
      </w:pPr>
      <w:rPr>
        <w:rFonts w:ascii="Symbol" w:hAnsi="Symbol" w:cs="Symbol" w:hint="default"/>
        <w:color w:val="auto"/>
      </w:rPr>
    </w:lvl>
    <w:lvl w:ilvl="2" w:tplc="AC6E81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92B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7AD1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D25A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F49A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C6D2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D07E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5E7160"/>
    <w:multiLevelType w:val="multilevel"/>
    <w:tmpl w:val="A36AAE0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277"/>
        </w:tabs>
        <w:ind w:left="1277" w:hanging="851"/>
      </w:pPr>
      <w:rPr>
        <w:rFonts w:cs="Times New Roman"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8"/>
      <w:lvlText w:val="%1.%2.%3"/>
      <w:lvlJc w:val="left"/>
      <w:pPr>
        <w:tabs>
          <w:tab w:val="num" w:pos="1135"/>
        </w:tabs>
        <w:ind w:left="-283" w:firstLine="567"/>
      </w:pPr>
      <w:rPr>
        <w:rFonts w:cs="Times New Roman"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)"/>
      <w:lvlJc w:val="left"/>
      <w:pPr>
        <w:tabs>
          <w:tab w:val="num" w:pos="1418"/>
        </w:tabs>
        <w:ind w:firstLine="567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lowerRoman"/>
      <w:lvlText w:val="%6)"/>
      <w:lvlJc w:val="left"/>
      <w:pPr>
        <w:tabs>
          <w:tab w:val="num" w:pos="1985"/>
        </w:tabs>
        <w:ind w:left="1985" w:hanging="567"/>
      </w:pPr>
      <w:rPr>
        <w:rFonts w:cs="Times New Roman" w:hint="default"/>
      </w:rPr>
    </w:lvl>
    <w:lvl w:ilvl="6">
      <w:start w:val="1"/>
      <w:numFmt w:val="decimal"/>
      <w:lvlText w:val="%5.%6.%7)"/>
      <w:lvlJc w:val="left"/>
      <w:pPr>
        <w:tabs>
          <w:tab w:val="num" w:pos="3119"/>
        </w:tabs>
        <w:ind w:left="3119" w:hanging="851"/>
      </w:pPr>
      <w:rPr>
        <w:rFonts w:cs="Times New Roman" w:hint="default"/>
      </w:rPr>
    </w:lvl>
    <w:lvl w:ilvl="7">
      <w:start w:val="1"/>
      <w:numFmt w:val="decimal"/>
      <w:lvlText w:val="%5.%6.%7.%8)"/>
      <w:lvlJc w:val="left"/>
      <w:pPr>
        <w:tabs>
          <w:tab w:val="num" w:pos="3402"/>
        </w:tabs>
        <w:ind w:left="3402" w:hanging="56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59" w15:restartNumberingAfterBreak="0">
    <w:nsid w:val="4D1262E8"/>
    <w:multiLevelType w:val="hybridMultilevel"/>
    <w:tmpl w:val="491E8A40"/>
    <w:lvl w:ilvl="0" w:tplc="432C7F7A">
      <w:start w:val="1"/>
      <w:numFmt w:val="bullet"/>
      <w:pStyle w:val="-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0A2CFD"/>
    <w:multiLevelType w:val="hybridMultilevel"/>
    <w:tmpl w:val="204AFAC6"/>
    <w:lvl w:ilvl="0" w:tplc="1B6C49D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1" w15:restartNumberingAfterBreak="0">
    <w:nsid w:val="511E4056"/>
    <w:multiLevelType w:val="hybridMultilevel"/>
    <w:tmpl w:val="DB18BF36"/>
    <w:lvl w:ilvl="0" w:tplc="00D2C902">
      <w:start w:val="1"/>
      <w:numFmt w:val="decimal"/>
      <w:lvlText w:val="%1"/>
      <w:lvlJc w:val="left"/>
      <w:pPr>
        <w:ind w:left="363" w:hanging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1E74B9D"/>
    <w:multiLevelType w:val="hybridMultilevel"/>
    <w:tmpl w:val="27568AF0"/>
    <w:lvl w:ilvl="0" w:tplc="04190001">
      <w:start w:val="1"/>
      <w:numFmt w:val="bullet"/>
      <w:pStyle w:val="ph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22B123E"/>
    <w:multiLevelType w:val="hybridMultilevel"/>
    <w:tmpl w:val="FA9027D8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26C42D4"/>
    <w:multiLevelType w:val="hybridMultilevel"/>
    <w:tmpl w:val="E94A5FE6"/>
    <w:lvl w:ilvl="0" w:tplc="D9565A5E">
      <w:start w:val="1"/>
      <w:numFmt w:val="bullet"/>
      <w:pStyle w:val="phList2"/>
      <w:lvlText w:val=""/>
      <w:lvlJc w:val="left"/>
      <w:pPr>
        <w:ind w:left="178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3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322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3" w:hanging="360"/>
      </w:pPr>
      <w:rPr>
        <w:rFonts w:ascii="Wingdings" w:hAnsi="Wingdings" w:hint="default"/>
      </w:rPr>
    </w:lvl>
  </w:abstractNum>
  <w:abstractNum w:abstractNumId="65" w15:restartNumberingAfterBreak="0">
    <w:nsid w:val="529153BB"/>
    <w:multiLevelType w:val="hybridMultilevel"/>
    <w:tmpl w:val="6E344EEC"/>
    <w:lvl w:ilvl="0" w:tplc="B82635FC">
      <w:start w:val="1"/>
      <w:numFmt w:val="decimal"/>
      <w:pStyle w:val="a9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80E6498"/>
    <w:multiLevelType w:val="hybridMultilevel"/>
    <w:tmpl w:val="19F2970C"/>
    <w:lvl w:ilvl="0" w:tplc="4F7CB29C">
      <w:start w:val="1"/>
      <w:numFmt w:val="bullet"/>
      <w:lvlText w:val=""/>
      <w:lvlJc w:val="left"/>
      <w:pPr>
        <w:tabs>
          <w:tab w:val="num" w:pos="1078"/>
        </w:tabs>
        <w:ind w:left="1078" w:hanging="358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947"/>
        </w:tabs>
        <w:ind w:left="947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"/>
      <w:lvlJc w:val="left"/>
      <w:pPr>
        <w:tabs>
          <w:tab w:val="num" w:pos="1667"/>
        </w:tabs>
        <w:ind w:left="1667" w:hanging="360"/>
      </w:pPr>
      <w:rPr>
        <w:rFonts w:ascii="Symbol" w:hAnsi="Symbol" w:hint="default"/>
      </w:rPr>
    </w:lvl>
    <w:lvl w:ilvl="3" w:tplc="328231BE">
      <w:start w:val="1"/>
      <w:numFmt w:val="bullet"/>
      <w:pStyle w:val="32"/>
      <w:lvlText w:val="o"/>
      <w:lvlJc w:val="left"/>
      <w:pPr>
        <w:ind w:left="2126" w:hanging="425"/>
      </w:pPr>
      <w:rPr>
        <w:rFonts w:ascii="Courier New" w:hAnsi="Courier New" w:hint="default"/>
      </w:rPr>
    </w:lvl>
    <w:lvl w:ilvl="4" w:tplc="04190019">
      <w:start w:val="1"/>
      <w:numFmt w:val="bullet"/>
      <w:lvlText w:val="o"/>
      <w:lvlJc w:val="left"/>
      <w:pPr>
        <w:tabs>
          <w:tab w:val="num" w:pos="3107"/>
        </w:tabs>
        <w:ind w:left="310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3827"/>
        </w:tabs>
        <w:ind w:left="382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547"/>
        </w:tabs>
        <w:ind w:left="454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267"/>
        </w:tabs>
        <w:ind w:left="526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5987"/>
        </w:tabs>
        <w:ind w:left="5987" w:hanging="360"/>
      </w:pPr>
      <w:rPr>
        <w:rFonts w:ascii="Wingdings" w:hAnsi="Wingdings" w:hint="default"/>
      </w:rPr>
    </w:lvl>
  </w:abstractNum>
  <w:abstractNum w:abstractNumId="67" w15:restartNumberingAfterBreak="0">
    <w:nsid w:val="582559F5"/>
    <w:multiLevelType w:val="hybridMultilevel"/>
    <w:tmpl w:val="A34A0042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99122A"/>
    <w:multiLevelType w:val="hybridMultilevel"/>
    <w:tmpl w:val="784EABD4"/>
    <w:lvl w:ilvl="0" w:tplc="37F4038C">
      <w:start w:val="1"/>
      <w:numFmt w:val="decimal"/>
      <w:pStyle w:val="aa"/>
      <w:suff w:val="space"/>
      <w:lvlText w:val="%1."/>
      <w:lvlJc w:val="left"/>
      <w:pPr>
        <w:ind w:left="0" w:firstLine="851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9" w15:restartNumberingAfterBreak="0">
    <w:nsid w:val="5CF56E11"/>
    <w:multiLevelType w:val="hybridMultilevel"/>
    <w:tmpl w:val="9006C100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F0621D"/>
    <w:multiLevelType w:val="hybridMultilevel"/>
    <w:tmpl w:val="20DC238E"/>
    <w:lvl w:ilvl="0" w:tplc="763673FE">
      <w:numFmt w:val="bullet"/>
      <w:pStyle w:val="14"/>
      <w:lvlText w:val="–"/>
      <w:lvlJc w:val="left"/>
      <w:pPr>
        <w:ind w:left="1571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1" w15:restartNumberingAfterBreak="0">
    <w:nsid w:val="624E19B2"/>
    <w:multiLevelType w:val="hybridMultilevel"/>
    <w:tmpl w:val="BD9ECF50"/>
    <w:lvl w:ilvl="0" w:tplc="FFFFFFFF">
      <w:start w:val="1"/>
      <w:numFmt w:val="decimal"/>
      <w:pStyle w:val="ab"/>
      <w:lvlText w:val="%1)"/>
      <w:lvlJc w:val="left"/>
      <w:pPr>
        <w:tabs>
          <w:tab w:val="num" w:pos="227"/>
        </w:tabs>
        <w:ind w:left="227" w:hanging="26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2" w15:restartNumberingAfterBreak="0">
    <w:nsid w:val="6B85185B"/>
    <w:multiLevelType w:val="multilevel"/>
    <w:tmpl w:val="14B60168"/>
    <w:styleLink w:val="11111111"/>
    <w:lvl w:ilvl="0">
      <w:numFmt w:val="bullet"/>
      <w:lvlText w:val="-"/>
      <w:lvlJc w:val="left"/>
      <w:rPr>
        <w:rFonts w:ascii="Times New Roman" w:hAnsi="Times New Roman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3" w15:restartNumberingAfterBreak="0">
    <w:nsid w:val="6CF70BC1"/>
    <w:multiLevelType w:val="multilevel"/>
    <w:tmpl w:val="EB605EC0"/>
    <w:lvl w:ilvl="0">
      <w:start w:val="1"/>
      <w:numFmt w:val="decimal"/>
      <w:pStyle w:val="15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27"/>
      <w:lvlText w:val="%1.%2"/>
      <w:lvlJc w:val="left"/>
      <w:pPr>
        <w:tabs>
          <w:tab w:val="num" w:pos="1836"/>
        </w:tabs>
        <w:ind w:left="1836" w:hanging="576"/>
      </w:pPr>
      <w:rPr>
        <w:rFonts w:cs="Times New Roman" w:hint="default"/>
      </w:rPr>
    </w:lvl>
    <w:lvl w:ilvl="2">
      <w:start w:val="1"/>
      <w:numFmt w:val="decimal"/>
      <w:pStyle w:val="33"/>
      <w:lvlText w:val="%1.%2.%3"/>
      <w:lvlJc w:val="left"/>
      <w:pPr>
        <w:tabs>
          <w:tab w:val="num" w:pos="1307"/>
        </w:tabs>
        <w:ind w:left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74" w15:restartNumberingAfterBreak="0">
    <w:nsid w:val="6D1B0453"/>
    <w:multiLevelType w:val="hybridMultilevel"/>
    <w:tmpl w:val="7610B072"/>
    <w:lvl w:ilvl="0" w:tplc="8DA437DA">
      <w:start w:val="1"/>
      <w:numFmt w:val="bullet"/>
      <w:pStyle w:val="16"/>
      <w:lvlText w:val=""/>
      <w:lvlJc w:val="left"/>
      <w:pPr>
        <w:ind w:left="1276" w:hanging="425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DD56139"/>
    <w:multiLevelType w:val="multilevel"/>
    <w:tmpl w:val="73A62124"/>
    <w:lvl w:ilvl="0">
      <w:start w:val="1"/>
      <w:numFmt w:val="decimal"/>
      <w:pStyle w:val="17"/>
      <w:lvlText w:val="Раздел %1."/>
      <w:lvlJc w:val="left"/>
      <w:pPr>
        <w:tabs>
          <w:tab w:val="num" w:pos="390"/>
        </w:tabs>
        <w:ind w:left="390" w:hanging="93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28"/>
      <w:lvlText w:val="%1.%2."/>
      <w:lvlJc w:val="left"/>
      <w:pPr>
        <w:tabs>
          <w:tab w:val="num" w:pos="1923"/>
        </w:tabs>
        <w:ind w:left="1277" w:hanging="284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851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010"/>
        </w:tabs>
        <w:ind w:left="2010" w:hanging="93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80"/>
        </w:tabs>
        <w:ind w:left="5580" w:hanging="1800"/>
      </w:pPr>
      <w:rPr>
        <w:rFonts w:hint="default"/>
      </w:rPr>
    </w:lvl>
  </w:abstractNum>
  <w:abstractNum w:abstractNumId="76" w15:restartNumberingAfterBreak="0">
    <w:nsid w:val="6E476D86"/>
    <w:multiLevelType w:val="hybridMultilevel"/>
    <w:tmpl w:val="01E4E59A"/>
    <w:lvl w:ilvl="0" w:tplc="1ED66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1D6384"/>
    <w:multiLevelType w:val="hybridMultilevel"/>
    <w:tmpl w:val="86A60BC8"/>
    <w:lvl w:ilvl="0" w:tplc="CF1AA2B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8" w15:restartNumberingAfterBreak="0">
    <w:nsid w:val="7101746E"/>
    <w:multiLevelType w:val="multilevel"/>
    <w:tmpl w:val="68004A7A"/>
    <w:lvl w:ilvl="0">
      <w:start w:val="1"/>
      <w:numFmt w:val="decimal"/>
      <w:pStyle w:val="18"/>
      <w:suff w:val="space"/>
      <w:lvlText w:val="%1"/>
      <w:lvlJc w:val="left"/>
      <w:pPr>
        <w:ind w:left="0" w:firstLine="851"/>
      </w:pPr>
      <w:rPr>
        <w:rFonts w:cs="Times New Roman" w:hint="default"/>
      </w:rPr>
    </w:lvl>
    <w:lvl w:ilvl="1">
      <w:start w:val="1"/>
      <w:numFmt w:val="decimal"/>
      <w:pStyle w:val="29"/>
      <w:suff w:val="space"/>
      <w:lvlText w:val="%1.%2"/>
      <w:lvlJc w:val="left"/>
      <w:pPr>
        <w:ind w:left="0" w:firstLine="851"/>
      </w:pPr>
      <w:rPr>
        <w:rFonts w:cs="Times New Roman" w:hint="default"/>
      </w:rPr>
    </w:lvl>
    <w:lvl w:ilvl="2">
      <w:start w:val="1"/>
      <w:numFmt w:val="decimal"/>
      <w:pStyle w:val="35"/>
      <w:suff w:val="space"/>
      <w:lvlText w:val="%1.%2.%3"/>
      <w:lvlJc w:val="left"/>
      <w:pPr>
        <w:ind w:left="0" w:firstLine="851"/>
      </w:pPr>
      <w:rPr>
        <w:rFonts w:cs="Times New Roman" w:hint="default"/>
      </w:rPr>
    </w:lvl>
    <w:lvl w:ilvl="3">
      <w:start w:val="1"/>
      <w:numFmt w:val="decimal"/>
      <w:pStyle w:val="42"/>
      <w:suff w:val="space"/>
      <w:lvlText w:val="%1.%2.%3.%4"/>
      <w:lvlJc w:val="left"/>
      <w:pPr>
        <w:ind w:left="0" w:firstLine="851"/>
      </w:pPr>
      <w:rPr>
        <w:rFonts w:cs="Times New Roman" w:hint="default"/>
      </w:rPr>
    </w:lvl>
    <w:lvl w:ilvl="4">
      <w:start w:val="1"/>
      <w:numFmt w:val="decimal"/>
      <w:pStyle w:val="51"/>
      <w:suff w:val="space"/>
      <w:lvlText w:val="%1.%2.%3.%4.%5"/>
      <w:lvlJc w:val="left"/>
      <w:pPr>
        <w:ind w:left="0" w:firstLine="851"/>
      </w:pPr>
      <w:rPr>
        <w:rFonts w:cs="Times New Roman"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851"/>
      </w:pPr>
      <w:rPr>
        <w:rFonts w:cs="Times New Roman"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851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cs="Times New Roman" w:hint="default"/>
      </w:rPr>
    </w:lvl>
  </w:abstractNum>
  <w:abstractNum w:abstractNumId="79" w15:restartNumberingAfterBreak="0">
    <w:nsid w:val="71564D72"/>
    <w:multiLevelType w:val="hybridMultilevel"/>
    <w:tmpl w:val="BF7EF2F8"/>
    <w:lvl w:ilvl="0" w:tplc="D570D1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2557A38"/>
    <w:multiLevelType w:val="multilevel"/>
    <w:tmpl w:val="47C843F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1" w15:restartNumberingAfterBreak="0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cs="Times New Roman" w:hint="default"/>
        <w:sz w:val="40"/>
        <w:szCs w:val="40"/>
      </w:rPr>
    </w:lvl>
    <w:lvl w:ilvl="1">
      <w:start w:val="1"/>
      <w:numFmt w:val="decimal"/>
      <w:pStyle w:val="ac"/>
      <w:lvlText w:val="РАЗДЕЛ %1.%2"/>
      <w:lvlJc w:val="left"/>
      <w:pPr>
        <w:tabs>
          <w:tab w:val="num" w:pos="144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82" w15:restartNumberingAfterBreak="0">
    <w:nsid w:val="773F0990"/>
    <w:multiLevelType w:val="hybridMultilevel"/>
    <w:tmpl w:val="3028FF2A"/>
    <w:lvl w:ilvl="0" w:tplc="1ED66802">
      <w:start w:val="1"/>
      <w:numFmt w:val="bullet"/>
      <w:lvlText w:val=""/>
      <w:lvlJc w:val="left"/>
      <w:pPr>
        <w:ind w:left="7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83" w15:restartNumberingAfterBreak="0">
    <w:nsid w:val="79237D58"/>
    <w:multiLevelType w:val="hybridMultilevel"/>
    <w:tmpl w:val="E438D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95B623D"/>
    <w:multiLevelType w:val="singleLevel"/>
    <w:tmpl w:val="71427F0A"/>
    <w:name w:val="27"/>
    <w:lvl w:ilvl="0">
      <w:start w:val="1"/>
      <w:numFmt w:val="bullet"/>
      <w:pStyle w:val="36"/>
      <w:lvlText w:val=""/>
      <w:lvlJc w:val="left"/>
      <w:pPr>
        <w:tabs>
          <w:tab w:val="num" w:pos="1381"/>
        </w:tabs>
        <w:ind w:left="567" w:firstLine="454"/>
      </w:pPr>
      <w:rPr>
        <w:rFonts w:ascii="Symbol" w:hAnsi="Symbol" w:hint="default"/>
      </w:rPr>
    </w:lvl>
  </w:abstractNum>
  <w:abstractNum w:abstractNumId="85" w15:restartNumberingAfterBreak="0">
    <w:nsid w:val="7BFA7787"/>
    <w:multiLevelType w:val="hybridMultilevel"/>
    <w:tmpl w:val="13D42852"/>
    <w:lvl w:ilvl="0" w:tplc="1DCEB6F0">
      <w:start w:val="1"/>
      <w:numFmt w:val="decimal"/>
      <w:pStyle w:val="OrderedList2"/>
      <w:lvlText w:val="%1)"/>
      <w:lvlJc w:val="left"/>
      <w:pPr>
        <w:ind w:left="144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C7B600C"/>
    <w:multiLevelType w:val="multilevel"/>
    <w:tmpl w:val="FAE828EC"/>
    <w:lvl w:ilvl="0">
      <w:start w:val="1"/>
      <w:numFmt w:val="bullet"/>
      <w:pStyle w:val="New4E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7" w15:restartNumberingAfterBreak="0">
    <w:nsid w:val="7E682BDC"/>
    <w:multiLevelType w:val="hybridMultilevel"/>
    <w:tmpl w:val="0DEA4F7C"/>
    <w:lvl w:ilvl="0" w:tplc="8DA437DA">
      <w:start w:val="1"/>
      <w:numFmt w:val="bullet"/>
      <w:lvlText w:val=""/>
      <w:lvlJc w:val="left"/>
      <w:pPr>
        <w:ind w:left="1276" w:hanging="425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BA0F8FE">
      <w:start w:val="1"/>
      <w:numFmt w:val="bullet"/>
      <w:pStyle w:val="43"/>
      <w:lvlText w:val=""/>
      <w:lvlJc w:val="left"/>
      <w:pPr>
        <w:ind w:left="2552" w:hanging="426"/>
      </w:pPr>
      <w:rPr>
        <w:rFonts w:ascii="Wingdings" w:hAnsi="Wingdings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1"/>
  </w:num>
  <w:num w:numId="11">
    <w:abstractNumId w:val="33"/>
  </w:num>
  <w:num w:numId="12">
    <w:abstractNumId w:val="73"/>
  </w:num>
  <w:num w:numId="13">
    <w:abstractNumId w:val="58"/>
  </w:num>
  <w:num w:numId="14">
    <w:abstractNumId w:val="75"/>
  </w:num>
  <w:num w:numId="15">
    <w:abstractNumId w:val="86"/>
  </w:num>
  <w:num w:numId="16">
    <w:abstractNumId w:val="54"/>
  </w:num>
  <w:num w:numId="17">
    <w:abstractNumId w:val="38"/>
  </w:num>
  <w:num w:numId="18">
    <w:abstractNumId w:val="47"/>
  </w:num>
  <w:num w:numId="19">
    <w:abstractNumId w:val="57"/>
  </w:num>
  <w:num w:numId="20">
    <w:abstractNumId w:val="72"/>
  </w:num>
  <w:num w:numId="21">
    <w:abstractNumId w:val="74"/>
  </w:num>
  <w:num w:numId="22">
    <w:abstractNumId w:val="35"/>
  </w:num>
  <w:num w:numId="23">
    <w:abstractNumId w:val="34"/>
  </w:num>
  <w:num w:numId="24">
    <w:abstractNumId w:val="46"/>
  </w:num>
  <w:num w:numId="25">
    <w:abstractNumId w:val="59"/>
  </w:num>
  <w:num w:numId="26">
    <w:abstractNumId w:val="52"/>
  </w:num>
  <w:num w:numId="27">
    <w:abstractNumId w:val="84"/>
  </w:num>
  <w:num w:numId="28">
    <w:abstractNumId w:val="4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62"/>
  </w:num>
  <w:num w:numId="30">
    <w:abstractNumId w:val="64"/>
  </w:num>
  <w:num w:numId="31">
    <w:abstractNumId w:val="85"/>
  </w:num>
  <w:num w:numId="32">
    <w:abstractNumId w:val="37"/>
  </w:num>
  <w:num w:numId="33">
    <w:abstractNumId w:val="55"/>
  </w:num>
  <w:num w:numId="34">
    <w:abstractNumId w:val="66"/>
  </w:num>
  <w:num w:numId="35">
    <w:abstractNumId w:val="71"/>
  </w:num>
  <w:num w:numId="36">
    <w:abstractNumId w:val="27"/>
  </w:num>
  <w:num w:numId="37">
    <w:abstractNumId w:val="12"/>
  </w:num>
  <w:num w:numId="38">
    <w:abstractNumId w:val="56"/>
  </w:num>
  <w:num w:numId="39">
    <w:abstractNumId w:val="22"/>
  </w:num>
  <w:num w:numId="40">
    <w:abstractNumId w:val="29"/>
  </w:num>
  <w:num w:numId="41">
    <w:abstractNumId w:val="21"/>
  </w:num>
  <w:num w:numId="42">
    <w:abstractNumId w:val="68"/>
  </w:num>
  <w:num w:numId="43">
    <w:abstractNumId w:val="87"/>
  </w:num>
  <w:num w:numId="44">
    <w:abstractNumId w:val="41"/>
  </w:num>
  <w:num w:numId="45">
    <w:abstractNumId w:val="18"/>
  </w:num>
  <w:num w:numId="46">
    <w:abstractNumId w:val="36"/>
  </w:num>
  <w:num w:numId="47">
    <w:abstractNumId w:val="32"/>
  </w:num>
  <w:num w:numId="48">
    <w:abstractNumId w:val="53"/>
  </w:num>
  <w:num w:numId="49">
    <w:abstractNumId w:val="44"/>
  </w:num>
  <w:num w:numId="50">
    <w:abstractNumId w:val="70"/>
  </w:num>
  <w:num w:numId="51">
    <w:abstractNumId w:val="68"/>
    <w:lvlOverride w:ilvl="0">
      <w:startOverride w:val="1"/>
    </w:lvlOverride>
  </w:num>
  <w:num w:numId="52">
    <w:abstractNumId w:val="68"/>
    <w:lvlOverride w:ilvl="0">
      <w:startOverride w:val="1"/>
    </w:lvlOverride>
  </w:num>
  <w:num w:numId="53">
    <w:abstractNumId w:val="17"/>
  </w:num>
  <w:num w:numId="54">
    <w:abstractNumId w:val="61"/>
  </w:num>
  <w:num w:numId="55">
    <w:abstractNumId w:val="40"/>
  </w:num>
  <w:num w:numId="56">
    <w:abstractNumId w:val="29"/>
    <w:lvlOverride w:ilvl="0">
      <w:startOverride w:val="1"/>
    </w:lvlOverride>
  </w:num>
  <w:num w:numId="57">
    <w:abstractNumId w:val="29"/>
    <w:lvlOverride w:ilvl="0">
      <w:startOverride w:val="1"/>
    </w:lvlOverride>
  </w:num>
  <w:num w:numId="58">
    <w:abstractNumId w:val="29"/>
    <w:lvlOverride w:ilvl="0">
      <w:startOverride w:val="1"/>
    </w:lvlOverride>
  </w:num>
  <w:num w:numId="59">
    <w:abstractNumId w:val="31"/>
  </w:num>
  <w:num w:numId="60">
    <w:abstractNumId w:val="29"/>
    <w:lvlOverride w:ilvl="0">
      <w:startOverride w:val="1"/>
    </w:lvlOverride>
  </w:num>
  <w:num w:numId="61">
    <w:abstractNumId w:val="50"/>
  </w:num>
  <w:num w:numId="62">
    <w:abstractNumId w:val="29"/>
    <w:lvlOverride w:ilvl="0">
      <w:startOverride w:val="1"/>
    </w:lvlOverride>
  </w:num>
  <w:num w:numId="63">
    <w:abstractNumId w:val="79"/>
  </w:num>
  <w:num w:numId="64">
    <w:abstractNumId w:val="29"/>
    <w:lvlOverride w:ilvl="0">
      <w:startOverride w:val="1"/>
    </w:lvlOverride>
  </w:num>
  <w:num w:numId="65">
    <w:abstractNumId w:val="29"/>
    <w:lvlOverride w:ilvl="0">
      <w:startOverride w:val="1"/>
    </w:lvlOverride>
  </w:num>
  <w:num w:numId="66">
    <w:abstractNumId w:val="29"/>
    <w:lvlOverride w:ilvl="0">
      <w:startOverride w:val="1"/>
    </w:lvlOverride>
  </w:num>
  <w:num w:numId="67">
    <w:abstractNumId w:val="29"/>
    <w:lvlOverride w:ilvl="0">
      <w:startOverride w:val="1"/>
    </w:lvlOverride>
  </w:num>
  <w:num w:numId="68">
    <w:abstractNumId w:val="29"/>
    <w:lvlOverride w:ilvl="0">
      <w:startOverride w:val="1"/>
    </w:lvlOverride>
  </w:num>
  <w:num w:numId="69">
    <w:abstractNumId w:val="29"/>
    <w:lvlOverride w:ilvl="0">
      <w:startOverride w:val="1"/>
    </w:lvlOverride>
  </w:num>
  <w:num w:numId="70">
    <w:abstractNumId w:val="29"/>
    <w:lvlOverride w:ilvl="0">
      <w:startOverride w:val="1"/>
    </w:lvlOverride>
  </w:num>
  <w:num w:numId="71">
    <w:abstractNumId w:val="29"/>
    <w:lvlOverride w:ilvl="0">
      <w:startOverride w:val="1"/>
    </w:lvlOverride>
  </w:num>
  <w:num w:numId="72">
    <w:abstractNumId w:val="29"/>
    <w:lvlOverride w:ilvl="0">
      <w:startOverride w:val="1"/>
    </w:lvlOverride>
  </w:num>
  <w:num w:numId="73">
    <w:abstractNumId w:val="29"/>
    <w:lvlOverride w:ilvl="0">
      <w:startOverride w:val="1"/>
    </w:lvlOverride>
  </w:num>
  <w:num w:numId="74">
    <w:abstractNumId w:val="68"/>
    <w:lvlOverride w:ilvl="0">
      <w:startOverride w:val="1"/>
    </w:lvlOverride>
  </w:num>
  <w:num w:numId="75">
    <w:abstractNumId w:val="29"/>
    <w:lvlOverride w:ilvl="0">
      <w:startOverride w:val="1"/>
    </w:lvlOverride>
  </w:num>
  <w:num w:numId="76">
    <w:abstractNumId w:val="29"/>
    <w:lvlOverride w:ilvl="0">
      <w:startOverride w:val="1"/>
    </w:lvlOverride>
  </w:num>
  <w:num w:numId="77">
    <w:abstractNumId w:val="29"/>
    <w:lvlOverride w:ilvl="0">
      <w:startOverride w:val="1"/>
    </w:lvlOverride>
  </w:num>
  <w:num w:numId="78">
    <w:abstractNumId w:val="29"/>
    <w:lvlOverride w:ilvl="0">
      <w:startOverride w:val="1"/>
    </w:lvlOverride>
  </w:num>
  <w:num w:numId="79">
    <w:abstractNumId w:val="19"/>
  </w:num>
  <w:num w:numId="80">
    <w:abstractNumId w:val="80"/>
  </w:num>
  <w:num w:numId="81">
    <w:abstractNumId w:val="65"/>
  </w:num>
  <w:num w:numId="82">
    <w:abstractNumId w:val="65"/>
    <w:lvlOverride w:ilvl="0">
      <w:startOverride w:val="1"/>
    </w:lvlOverride>
  </w:num>
  <w:num w:numId="83">
    <w:abstractNumId w:val="65"/>
    <w:lvlOverride w:ilvl="0">
      <w:startOverride w:val="1"/>
    </w:lvlOverride>
  </w:num>
  <w:num w:numId="84">
    <w:abstractNumId w:val="65"/>
    <w:lvlOverride w:ilvl="0">
      <w:startOverride w:val="1"/>
    </w:lvlOverride>
  </w:num>
  <w:num w:numId="85">
    <w:abstractNumId w:val="65"/>
    <w:lvlOverride w:ilvl="0">
      <w:startOverride w:val="1"/>
    </w:lvlOverride>
  </w:num>
  <w:num w:numId="86">
    <w:abstractNumId w:val="65"/>
    <w:lvlOverride w:ilvl="0">
      <w:startOverride w:val="1"/>
    </w:lvlOverride>
  </w:num>
  <w:num w:numId="87">
    <w:abstractNumId w:val="65"/>
    <w:lvlOverride w:ilvl="0">
      <w:startOverride w:val="1"/>
    </w:lvlOverride>
  </w:num>
  <w:num w:numId="88">
    <w:abstractNumId w:val="65"/>
    <w:lvlOverride w:ilvl="0">
      <w:startOverride w:val="1"/>
    </w:lvlOverride>
  </w:num>
  <w:num w:numId="89">
    <w:abstractNumId w:val="65"/>
    <w:lvlOverride w:ilvl="0">
      <w:startOverride w:val="1"/>
    </w:lvlOverride>
  </w:num>
  <w:num w:numId="90">
    <w:abstractNumId w:val="65"/>
    <w:lvlOverride w:ilvl="0">
      <w:startOverride w:val="1"/>
    </w:lvlOverride>
  </w:num>
  <w:num w:numId="91">
    <w:abstractNumId w:val="65"/>
    <w:lvlOverride w:ilvl="0">
      <w:startOverride w:val="1"/>
    </w:lvlOverride>
  </w:num>
  <w:num w:numId="92">
    <w:abstractNumId w:val="24"/>
  </w:num>
  <w:num w:numId="93">
    <w:abstractNumId w:val="65"/>
    <w:lvlOverride w:ilvl="0">
      <w:startOverride w:val="1"/>
    </w:lvlOverride>
  </w:num>
  <w:num w:numId="94">
    <w:abstractNumId w:val="65"/>
    <w:lvlOverride w:ilvl="0">
      <w:startOverride w:val="1"/>
    </w:lvlOverride>
  </w:num>
  <w:num w:numId="95">
    <w:abstractNumId w:val="65"/>
    <w:lvlOverride w:ilvl="0">
      <w:startOverride w:val="1"/>
    </w:lvlOverride>
  </w:num>
  <w:num w:numId="96">
    <w:abstractNumId w:val="65"/>
    <w:lvlOverride w:ilvl="0">
      <w:startOverride w:val="1"/>
    </w:lvlOverride>
  </w:num>
  <w:num w:numId="97">
    <w:abstractNumId w:val="26"/>
  </w:num>
  <w:num w:numId="98">
    <w:abstractNumId w:val="23"/>
  </w:num>
  <w:num w:numId="99">
    <w:abstractNumId w:val="43"/>
  </w:num>
  <w:num w:numId="100">
    <w:abstractNumId w:val="25"/>
  </w:num>
  <w:num w:numId="101">
    <w:abstractNumId w:val="65"/>
    <w:lvlOverride w:ilvl="0">
      <w:startOverride w:val="1"/>
    </w:lvlOverride>
  </w:num>
  <w:num w:numId="102">
    <w:abstractNumId w:val="63"/>
  </w:num>
  <w:num w:numId="103">
    <w:abstractNumId w:val="76"/>
  </w:num>
  <w:num w:numId="104">
    <w:abstractNumId w:val="69"/>
  </w:num>
  <w:num w:numId="105">
    <w:abstractNumId w:val="39"/>
  </w:num>
  <w:num w:numId="106">
    <w:abstractNumId w:val="42"/>
  </w:num>
  <w:num w:numId="107">
    <w:abstractNumId w:val="67"/>
  </w:num>
  <w:num w:numId="108">
    <w:abstractNumId w:val="30"/>
  </w:num>
  <w:num w:numId="109">
    <w:abstractNumId w:val="82"/>
  </w:num>
  <w:num w:numId="110">
    <w:abstractNumId w:val="28"/>
  </w:num>
  <w:num w:numId="111">
    <w:abstractNumId w:val="78"/>
  </w:num>
  <w:num w:numId="112">
    <w:abstractNumId w:val="83"/>
  </w:num>
  <w:num w:numId="113">
    <w:abstractNumId w:val="77"/>
  </w:num>
  <w:num w:numId="114">
    <w:abstractNumId w:val="48"/>
  </w:num>
  <w:num w:numId="115">
    <w:abstractNumId w:val="45"/>
  </w:num>
  <w:num w:numId="116">
    <w:abstractNumId w:val="60"/>
  </w:num>
  <w:num w:numId="11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51"/>
  </w:num>
  <w:num w:numId="120">
    <w:abstractNumId w:val="20"/>
  </w:num>
  <w:numIdMacAtCleanup w:val="1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onstantinova, Mariya V.">
    <w15:presenceInfo w15:providerId="None" w15:userId="Konstantinova, Mariya V.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9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D42"/>
    <w:rsid w:val="00001951"/>
    <w:rsid w:val="000027E2"/>
    <w:rsid w:val="00003237"/>
    <w:rsid w:val="00003F1B"/>
    <w:rsid w:val="000049DC"/>
    <w:rsid w:val="0000527C"/>
    <w:rsid w:val="00005836"/>
    <w:rsid w:val="00005D36"/>
    <w:rsid w:val="00005E20"/>
    <w:rsid w:val="00006012"/>
    <w:rsid w:val="000070D2"/>
    <w:rsid w:val="00007BF7"/>
    <w:rsid w:val="00007C57"/>
    <w:rsid w:val="000102EB"/>
    <w:rsid w:val="000104AD"/>
    <w:rsid w:val="0001096D"/>
    <w:rsid w:val="00010C25"/>
    <w:rsid w:val="00011264"/>
    <w:rsid w:val="000118EF"/>
    <w:rsid w:val="00013705"/>
    <w:rsid w:val="000140E1"/>
    <w:rsid w:val="0001419C"/>
    <w:rsid w:val="00014685"/>
    <w:rsid w:val="0001474C"/>
    <w:rsid w:val="0001483D"/>
    <w:rsid w:val="00015F5D"/>
    <w:rsid w:val="00016A8F"/>
    <w:rsid w:val="00016BBF"/>
    <w:rsid w:val="000203B3"/>
    <w:rsid w:val="00020644"/>
    <w:rsid w:val="00020743"/>
    <w:rsid w:val="00021970"/>
    <w:rsid w:val="00021A29"/>
    <w:rsid w:val="00021A55"/>
    <w:rsid w:val="000220DF"/>
    <w:rsid w:val="00022A25"/>
    <w:rsid w:val="0002395E"/>
    <w:rsid w:val="00024071"/>
    <w:rsid w:val="000242C3"/>
    <w:rsid w:val="000248A6"/>
    <w:rsid w:val="00024F25"/>
    <w:rsid w:val="00026AE0"/>
    <w:rsid w:val="000278EA"/>
    <w:rsid w:val="00027BB3"/>
    <w:rsid w:val="00030B98"/>
    <w:rsid w:val="000310C8"/>
    <w:rsid w:val="0003176F"/>
    <w:rsid w:val="0003191A"/>
    <w:rsid w:val="00032559"/>
    <w:rsid w:val="00032BC6"/>
    <w:rsid w:val="00032DBE"/>
    <w:rsid w:val="00034111"/>
    <w:rsid w:val="00035F18"/>
    <w:rsid w:val="0004059B"/>
    <w:rsid w:val="00040B77"/>
    <w:rsid w:val="0004254A"/>
    <w:rsid w:val="00042CED"/>
    <w:rsid w:val="000430B3"/>
    <w:rsid w:val="0004323B"/>
    <w:rsid w:val="0004387A"/>
    <w:rsid w:val="00044431"/>
    <w:rsid w:val="000446BC"/>
    <w:rsid w:val="0004474F"/>
    <w:rsid w:val="000448D2"/>
    <w:rsid w:val="00044D48"/>
    <w:rsid w:val="00044F5B"/>
    <w:rsid w:val="00045CCB"/>
    <w:rsid w:val="00045F11"/>
    <w:rsid w:val="000461C3"/>
    <w:rsid w:val="000474A8"/>
    <w:rsid w:val="0004787C"/>
    <w:rsid w:val="00050326"/>
    <w:rsid w:val="00050E1F"/>
    <w:rsid w:val="00050FFB"/>
    <w:rsid w:val="00051B1C"/>
    <w:rsid w:val="00051F0B"/>
    <w:rsid w:val="00051FA9"/>
    <w:rsid w:val="000522C0"/>
    <w:rsid w:val="000522F2"/>
    <w:rsid w:val="00052C08"/>
    <w:rsid w:val="0005316F"/>
    <w:rsid w:val="00053344"/>
    <w:rsid w:val="00053698"/>
    <w:rsid w:val="00053B76"/>
    <w:rsid w:val="00053FAD"/>
    <w:rsid w:val="000544EB"/>
    <w:rsid w:val="0005455D"/>
    <w:rsid w:val="000548AB"/>
    <w:rsid w:val="000557BD"/>
    <w:rsid w:val="000570BD"/>
    <w:rsid w:val="00057154"/>
    <w:rsid w:val="00057332"/>
    <w:rsid w:val="000612A5"/>
    <w:rsid w:val="00061A9F"/>
    <w:rsid w:val="0006248F"/>
    <w:rsid w:val="00062594"/>
    <w:rsid w:val="00062965"/>
    <w:rsid w:val="000629DB"/>
    <w:rsid w:val="00062CDA"/>
    <w:rsid w:val="00063A3A"/>
    <w:rsid w:val="00065A7A"/>
    <w:rsid w:val="00066128"/>
    <w:rsid w:val="00066E9B"/>
    <w:rsid w:val="000670F1"/>
    <w:rsid w:val="0006754C"/>
    <w:rsid w:val="0007046C"/>
    <w:rsid w:val="000705A8"/>
    <w:rsid w:val="00070856"/>
    <w:rsid w:val="000709B9"/>
    <w:rsid w:val="00070AB6"/>
    <w:rsid w:val="00071F53"/>
    <w:rsid w:val="00071FAB"/>
    <w:rsid w:val="000721E6"/>
    <w:rsid w:val="000724C7"/>
    <w:rsid w:val="00073028"/>
    <w:rsid w:val="00073AB5"/>
    <w:rsid w:val="000760BA"/>
    <w:rsid w:val="0007634E"/>
    <w:rsid w:val="000771FD"/>
    <w:rsid w:val="00080495"/>
    <w:rsid w:val="00080589"/>
    <w:rsid w:val="00080A4C"/>
    <w:rsid w:val="00081058"/>
    <w:rsid w:val="00081393"/>
    <w:rsid w:val="00081479"/>
    <w:rsid w:val="00081A9B"/>
    <w:rsid w:val="000831E3"/>
    <w:rsid w:val="00083291"/>
    <w:rsid w:val="00083841"/>
    <w:rsid w:val="00085226"/>
    <w:rsid w:val="0008542F"/>
    <w:rsid w:val="00085C31"/>
    <w:rsid w:val="000860E1"/>
    <w:rsid w:val="0008700A"/>
    <w:rsid w:val="000870F5"/>
    <w:rsid w:val="00090B84"/>
    <w:rsid w:val="0009218D"/>
    <w:rsid w:val="00092E41"/>
    <w:rsid w:val="00093091"/>
    <w:rsid w:val="00094203"/>
    <w:rsid w:val="0009499E"/>
    <w:rsid w:val="00095009"/>
    <w:rsid w:val="00095ECC"/>
    <w:rsid w:val="00097086"/>
    <w:rsid w:val="000976E3"/>
    <w:rsid w:val="00097E9D"/>
    <w:rsid w:val="000A09A0"/>
    <w:rsid w:val="000A0B52"/>
    <w:rsid w:val="000A17C3"/>
    <w:rsid w:val="000A293C"/>
    <w:rsid w:val="000A2B7A"/>
    <w:rsid w:val="000A2F1B"/>
    <w:rsid w:val="000A3310"/>
    <w:rsid w:val="000A37CF"/>
    <w:rsid w:val="000A388A"/>
    <w:rsid w:val="000A419B"/>
    <w:rsid w:val="000A46AD"/>
    <w:rsid w:val="000A6B30"/>
    <w:rsid w:val="000A6D2D"/>
    <w:rsid w:val="000A783A"/>
    <w:rsid w:val="000B0271"/>
    <w:rsid w:val="000B0A8F"/>
    <w:rsid w:val="000B0F6B"/>
    <w:rsid w:val="000B158D"/>
    <w:rsid w:val="000B2DBD"/>
    <w:rsid w:val="000B4300"/>
    <w:rsid w:val="000B4874"/>
    <w:rsid w:val="000B4906"/>
    <w:rsid w:val="000B529C"/>
    <w:rsid w:val="000B5F08"/>
    <w:rsid w:val="000B7AE9"/>
    <w:rsid w:val="000C07B5"/>
    <w:rsid w:val="000C0A4C"/>
    <w:rsid w:val="000C0C5B"/>
    <w:rsid w:val="000C283A"/>
    <w:rsid w:val="000C2F23"/>
    <w:rsid w:val="000C3356"/>
    <w:rsid w:val="000C4CBC"/>
    <w:rsid w:val="000C51F4"/>
    <w:rsid w:val="000C58DB"/>
    <w:rsid w:val="000C5C28"/>
    <w:rsid w:val="000C73EA"/>
    <w:rsid w:val="000C758C"/>
    <w:rsid w:val="000D001A"/>
    <w:rsid w:val="000D137E"/>
    <w:rsid w:val="000D2EFF"/>
    <w:rsid w:val="000D307A"/>
    <w:rsid w:val="000D335C"/>
    <w:rsid w:val="000D3504"/>
    <w:rsid w:val="000D3BC4"/>
    <w:rsid w:val="000D3DBD"/>
    <w:rsid w:val="000D4447"/>
    <w:rsid w:val="000D5107"/>
    <w:rsid w:val="000D5E24"/>
    <w:rsid w:val="000E072F"/>
    <w:rsid w:val="000E0A40"/>
    <w:rsid w:val="000E0DCC"/>
    <w:rsid w:val="000E1B1D"/>
    <w:rsid w:val="000E1F1A"/>
    <w:rsid w:val="000E2555"/>
    <w:rsid w:val="000E2AD6"/>
    <w:rsid w:val="000E2BAE"/>
    <w:rsid w:val="000E3185"/>
    <w:rsid w:val="000E3532"/>
    <w:rsid w:val="000E3C80"/>
    <w:rsid w:val="000E4895"/>
    <w:rsid w:val="000E72CA"/>
    <w:rsid w:val="000F06E0"/>
    <w:rsid w:val="000F0CBE"/>
    <w:rsid w:val="000F0E5F"/>
    <w:rsid w:val="000F1242"/>
    <w:rsid w:val="000F2CFE"/>
    <w:rsid w:val="000F3405"/>
    <w:rsid w:val="000F3715"/>
    <w:rsid w:val="000F5BB0"/>
    <w:rsid w:val="000F65E1"/>
    <w:rsid w:val="000F6C2A"/>
    <w:rsid w:val="000F7D26"/>
    <w:rsid w:val="00100A5D"/>
    <w:rsid w:val="00100D84"/>
    <w:rsid w:val="00100DC1"/>
    <w:rsid w:val="00101925"/>
    <w:rsid w:val="00101B1C"/>
    <w:rsid w:val="001035C3"/>
    <w:rsid w:val="00103DFB"/>
    <w:rsid w:val="0010402B"/>
    <w:rsid w:val="00105A3C"/>
    <w:rsid w:val="00106370"/>
    <w:rsid w:val="00107183"/>
    <w:rsid w:val="0010759C"/>
    <w:rsid w:val="00107E61"/>
    <w:rsid w:val="001108F1"/>
    <w:rsid w:val="00110CA2"/>
    <w:rsid w:val="00112278"/>
    <w:rsid w:val="001126B2"/>
    <w:rsid w:val="00113721"/>
    <w:rsid w:val="00114324"/>
    <w:rsid w:val="00114A08"/>
    <w:rsid w:val="00115203"/>
    <w:rsid w:val="0011548E"/>
    <w:rsid w:val="001164E8"/>
    <w:rsid w:val="00116B59"/>
    <w:rsid w:val="00116FBC"/>
    <w:rsid w:val="0011782C"/>
    <w:rsid w:val="00117B58"/>
    <w:rsid w:val="001201C2"/>
    <w:rsid w:val="001209B1"/>
    <w:rsid w:val="00120DA7"/>
    <w:rsid w:val="00120E65"/>
    <w:rsid w:val="00120EF0"/>
    <w:rsid w:val="0012128D"/>
    <w:rsid w:val="00122021"/>
    <w:rsid w:val="0012331F"/>
    <w:rsid w:val="00123E20"/>
    <w:rsid w:val="00124219"/>
    <w:rsid w:val="001250E2"/>
    <w:rsid w:val="00125135"/>
    <w:rsid w:val="0012569A"/>
    <w:rsid w:val="00126730"/>
    <w:rsid w:val="0012677B"/>
    <w:rsid w:val="0012686D"/>
    <w:rsid w:val="001271F3"/>
    <w:rsid w:val="00127328"/>
    <w:rsid w:val="0013168A"/>
    <w:rsid w:val="00133B12"/>
    <w:rsid w:val="00133C7A"/>
    <w:rsid w:val="00133F4A"/>
    <w:rsid w:val="00133FA6"/>
    <w:rsid w:val="00134796"/>
    <w:rsid w:val="00134B94"/>
    <w:rsid w:val="00135FA0"/>
    <w:rsid w:val="00136E79"/>
    <w:rsid w:val="00137D59"/>
    <w:rsid w:val="001409A7"/>
    <w:rsid w:val="00140FEC"/>
    <w:rsid w:val="00142777"/>
    <w:rsid w:val="00142E6C"/>
    <w:rsid w:val="00143FDB"/>
    <w:rsid w:val="00144BD2"/>
    <w:rsid w:val="00144BF9"/>
    <w:rsid w:val="00144E15"/>
    <w:rsid w:val="00145039"/>
    <w:rsid w:val="00145D0E"/>
    <w:rsid w:val="00146188"/>
    <w:rsid w:val="00146C1D"/>
    <w:rsid w:val="001474ED"/>
    <w:rsid w:val="001479E2"/>
    <w:rsid w:val="00150084"/>
    <w:rsid w:val="00150296"/>
    <w:rsid w:val="00150AB5"/>
    <w:rsid w:val="00152DEB"/>
    <w:rsid w:val="00152E95"/>
    <w:rsid w:val="00152F38"/>
    <w:rsid w:val="00152F61"/>
    <w:rsid w:val="00153BB1"/>
    <w:rsid w:val="00153E7D"/>
    <w:rsid w:val="00153FAA"/>
    <w:rsid w:val="00154499"/>
    <w:rsid w:val="001552CB"/>
    <w:rsid w:val="00155B24"/>
    <w:rsid w:val="00155B87"/>
    <w:rsid w:val="0015622E"/>
    <w:rsid w:val="00156B83"/>
    <w:rsid w:val="00160C4D"/>
    <w:rsid w:val="00161EF8"/>
    <w:rsid w:val="00161F68"/>
    <w:rsid w:val="00162486"/>
    <w:rsid w:val="00163A19"/>
    <w:rsid w:val="00164794"/>
    <w:rsid w:val="0016558A"/>
    <w:rsid w:val="00165828"/>
    <w:rsid w:val="001670A9"/>
    <w:rsid w:val="001700C7"/>
    <w:rsid w:val="001714A0"/>
    <w:rsid w:val="001714E4"/>
    <w:rsid w:val="00171ED7"/>
    <w:rsid w:val="0017210A"/>
    <w:rsid w:val="00172279"/>
    <w:rsid w:val="001725F9"/>
    <w:rsid w:val="00173B80"/>
    <w:rsid w:val="001747A4"/>
    <w:rsid w:val="00175AD8"/>
    <w:rsid w:val="0017731F"/>
    <w:rsid w:val="00177E82"/>
    <w:rsid w:val="00180D40"/>
    <w:rsid w:val="00180D76"/>
    <w:rsid w:val="0018117A"/>
    <w:rsid w:val="001819A0"/>
    <w:rsid w:val="001829DC"/>
    <w:rsid w:val="00182EBD"/>
    <w:rsid w:val="001830BE"/>
    <w:rsid w:val="00184B66"/>
    <w:rsid w:val="00184DC4"/>
    <w:rsid w:val="001857DB"/>
    <w:rsid w:val="00186331"/>
    <w:rsid w:val="001868E5"/>
    <w:rsid w:val="00186BDE"/>
    <w:rsid w:val="00187D43"/>
    <w:rsid w:val="0019088B"/>
    <w:rsid w:val="00190C3E"/>
    <w:rsid w:val="001914F8"/>
    <w:rsid w:val="001931A1"/>
    <w:rsid w:val="00193849"/>
    <w:rsid w:val="00193C07"/>
    <w:rsid w:val="00193F5D"/>
    <w:rsid w:val="001941E2"/>
    <w:rsid w:val="00194894"/>
    <w:rsid w:val="00194A7D"/>
    <w:rsid w:val="001951DE"/>
    <w:rsid w:val="0019691B"/>
    <w:rsid w:val="00197122"/>
    <w:rsid w:val="0019731C"/>
    <w:rsid w:val="001A06D5"/>
    <w:rsid w:val="001A0DAF"/>
    <w:rsid w:val="001A1441"/>
    <w:rsid w:val="001A23AB"/>
    <w:rsid w:val="001A2D40"/>
    <w:rsid w:val="001A3306"/>
    <w:rsid w:val="001A42A8"/>
    <w:rsid w:val="001A4606"/>
    <w:rsid w:val="001A4BAF"/>
    <w:rsid w:val="001A4FC0"/>
    <w:rsid w:val="001A59B6"/>
    <w:rsid w:val="001A5CF5"/>
    <w:rsid w:val="001A61DC"/>
    <w:rsid w:val="001A6927"/>
    <w:rsid w:val="001A6E18"/>
    <w:rsid w:val="001B043B"/>
    <w:rsid w:val="001B0CF2"/>
    <w:rsid w:val="001B0E27"/>
    <w:rsid w:val="001B1677"/>
    <w:rsid w:val="001B1759"/>
    <w:rsid w:val="001B182C"/>
    <w:rsid w:val="001B1A21"/>
    <w:rsid w:val="001B3FA7"/>
    <w:rsid w:val="001B4260"/>
    <w:rsid w:val="001B47EB"/>
    <w:rsid w:val="001B4941"/>
    <w:rsid w:val="001B4FF2"/>
    <w:rsid w:val="001B512E"/>
    <w:rsid w:val="001B5738"/>
    <w:rsid w:val="001B59F6"/>
    <w:rsid w:val="001B5FA9"/>
    <w:rsid w:val="001B667C"/>
    <w:rsid w:val="001B6E52"/>
    <w:rsid w:val="001B7CCC"/>
    <w:rsid w:val="001B7E94"/>
    <w:rsid w:val="001C0283"/>
    <w:rsid w:val="001C05FE"/>
    <w:rsid w:val="001C0A74"/>
    <w:rsid w:val="001C14F9"/>
    <w:rsid w:val="001C19F0"/>
    <w:rsid w:val="001C1A85"/>
    <w:rsid w:val="001C2618"/>
    <w:rsid w:val="001C273E"/>
    <w:rsid w:val="001C2886"/>
    <w:rsid w:val="001C3297"/>
    <w:rsid w:val="001C353F"/>
    <w:rsid w:val="001C3708"/>
    <w:rsid w:val="001C3D02"/>
    <w:rsid w:val="001C4781"/>
    <w:rsid w:val="001C489D"/>
    <w:rsid w:val="001C4B15"/>
    <w:rsid w:val="001C4F14"/>
    <w:rsid w:val="001C64AB"/>
    <w:rsid w:val="001C7000"/>
    <w:rsid w:val="001C764E"/>
    <w:rsid w:val="001D1123"/>
    <w:rsid w:val="001D182D"/>
    <w:rsid w:val="001D1A17"/>
    <w:rsid w:val="001D3241"/>
    <w:rsid w:val="001D3E0E"/>
    <w:rsid w:val="001D4412"/>
    <w:rsid w:val="001D4EAC"/>
    <w:rsid w:val="001D5401"/>
    <w:rsid w:val="001D6BEE"/>
    <w:rsid w:val="001E01A2"/>
    <w:rsid w:val="001E09C1"/>
    <w:rsid w:val="001E0E15"/>
    <w:rsid w:val="001E425B"/>
    <w:rsid w:val="001E4860"/>
    <w:rsid w:val="001E4C51"/>
    <w:rsid w:val="001E5504"/>
    <w:rsid w:val="001E569A"/>
    <w:rsid w:val="001E5AF5"/>
    <w:rsid w:val="001E5CF0"/>
    <w:rsid w:val="001E6BDA"/>
    <w:rsid w:val="001F0DC9"/>
    <w:rsid w:val="001F103E"/>
    <w:rsid w:val="001F189B"/>
    <w:rsid w:val="001F20B6"/>
    <w:rsid w:val="001F21E7"/>
    <w:rsid w:val="001F2597"/>
    <w:rsid w:val="001F4412"/>
    <w:rsid w:val="001F46DB"/>
    <w:rsid w:val="001F5668"/>
    <w:rsid w:val="001F57F5"/>
    <w:rsid w:val="001F58C2"/>
    <w:rsid w:val="001F60DF"/>
    <w:rsid w:val="001F6138"/>
    <w:rsid w:val="001F6CC3"/>
    <w:rsid w:val="001F7812"/>
    <w:rsid w:val="002010B9"/>
    <w:rsid w:val="002010CF"/>
    <w:rsid w:val="0020468E"/>
    <w:rsid w:val="002048C6"/>
    <w:rsid w:val="00204BA7"/>
    <w:rsid w:val="00204FEC"/>
    <w:rsid w:val="002063AC"/>
    <w:rsid w:val="00206858"/>
    <w:rsid w:val="0020724A"/>
    <w:rsid w:val="00207CD7"/>
    <w:rsid w:val="00210428"/>
    <w:rsid w:val="0021062B"/>
    <w:rsid w:val="00211568"/>
    <w:rsid w:val="002115F6"/>
    <w:rsid w:val="00211693"/>
    <w:rsid w:val="0021257A"/>
    <w:rsid w:val="002133FA"/>
    <w:rsid w:val="00214710"/>
    <w:rsid w:val="00214D6B"/>
    <w:rsid w:val="00214FBC"/>
    <w:rsid w:val="0021526C"/>
    <w:rsid w:val="00215381"/>
    <w:rsid w:val="0021541F"/>
    <w:rsid w:val="0021566E"/>
    <w:rsid w:val="00215916"/>
    <w:rsid w:val="00216A2A"/>
    <w:rsid w:val="00216BB7"/>
    <w:rsid w:val="002172A5"/>
    <w:rsid w:val="00220990"/>
    <w:rsid w:val="00220BCA"/>
    <w:rsid w:val="00221297"/>
    <w:rsid w:val="00221507"/>
    <w:rsid w:val="002215C0"/>
    <w:rsid w:val="00221E8E"/>
    <w:rsid w:val="00222AB8"/>
    <w:rsid w:val="0022315C"/>
    <w:rsid w:val="00223895"/>
    <w:rsid w:val="002247FE"/>
    <w:rsid w:val="00225CF1"/>
    <w:rsid w:val="002260B2"/>
    <w:rsid w:val="002269BF"/>
    <w:rsid w:val="00226DA1"/>
    <w:rsid w:val="0022715D"/>
    <w:rsid w:val="00227A54"/>
    <w:rsid w:val="00227E50"/>
    <w:rsid w:val="002311AE"/>
    <w:rsid w:val="00231677"/>
    <w:rsid w:val="002316AD"/>
    <w:rsid w:val="002317D0"/>
    <w:rsid w:val="00232430"/>
    <w:rsid w:val="00232E5F"/>
    <w:rsid w:val="0023441A"/>
    <w:rsid w:val="00234F5D"/>
    <w:rsid w:val="00235FE8"/>
    <w:rsid w:val="00236A77"/>
    <w:rsid w:val="00237F44"/>
    <w:rsid w:val="002407FC"/>
    <w:rsid w:val="0024162B"/>
    <w:rsid w:val="002427F8"/>
    <w:rsid w:val="00242BCC"/>
    <w:rsid w:val="00242BEA"/>
    <w:rsid w:val="002452A4"/>
    <w:rsid w:val="00246A9A"/>
    <w:rsid w:val="00246EE8"/>
    <w:rsid w:val="00247848"/>
    <w:rsid w:val="0025068D"/>
    <w:rsid w:val="002512BB"/>
    <w:rsid w:val="002534BC"/>
    <w:rsid w:val="0025367F"/>
    <w:rsid w:val="00253BF5"/>
    <w:rsid w:val="00253D39"/>
    <w:rsid w:val="0025412E"/>
    <w:rsid w:val="00254335"/>
    <w:rsid w:val="00254AE7"/>
    <w:rsid w:val="00254C7F"/>
    <w:rsid w:val="002553A0"/>
    <w:rsid w:val="002553FB"/>
    <w:rsid w:val="00255E78"/>
    <w:rsid w:val="00255E95"/>
    <w:rsid w:val="002567C7"/>
    <w:rsid w:val="00257087"/>
    <w:rsid w:val="0025775E"/>
    <w:rsid w:val="00257930"/>
    <w:rsid w:val="002603C1"/>
    <w:rsid w:val="002603DD"/>
    <w:rsid w:val="0026087B"/>
    <w:rsid w:val="00260DF8"/>
    <w:rsid w:val="00261089"/>
    <w:rsid w:val="002615B0"/>
    <w:rsid w:val="002616AF"/>
    <w:rsid w:val="00261BFD"/>
    <w:rsid w:val="00261D3E"/>
    <w:rsid w:val="00261E98"/>
    <w:rsid w:val="00262C2D"/>
    <w:rsid w:val="0026313C"/>
    <w:rsid w:val="00263C0B"/>
    <w:rsid w:val="00264032"/>
    <w:rsid w:val="002641BD"/>
    <w:rsid w:val="002646C1"/>
    <w:rsid w:val="00264B30"/>
    <w:rsid w:val="00264B43"/>
    <w:rsid w:val="00265947"/>
    <w:rsid w:val="00265C65"/>
    <w:rsid w:val="002665EB"/>
    <w:rsid w:val="002671F8"/>
    <w:rsid w:val="0026763A"/>
    <w:rsid w:val="002678A0"/>
    <w:rsid w:val="002679B9"/>
    <w:rsid w:val="002679C2"/>
    <w:rsid w:val="0027037C"/>
    <w:rsid w:val="002719D0"/>
    <w:rsid w:val="0027246B"/>
    <w:rsid w:val="00273BFF"/>
    <w:rsid w:val="002740F2"/>
    <w:rsid w:val="00274A9C"/>
    <w:rsid w:val="002758C5"/>
    <w:rsid w:val="00275942"/>
    <w:rsid w:val="00275EFB"/>
    <w:rsid w:val="00275F1E"/>
    <w:rsid w:val="0027620F"/>
    <w:rsid w:val="002768D6"/>
    <w:rsid w:val="002773FA"/>
    <w:rsid w:val="002779E3"/>
    <w:rsid w:val="00277C37"/>
    <w:rsid w:val="0028085E"/>
    <w:rsid w:val="00282094"/>
    <w:rsid w:val="0028224F"/>
    <w:rsid w:val="00282A36"/>
    <w:rsid w:val="00282AFF"/>
    <w:rsid w:val="00282F92"/>
    <w:rsid w:val="00283614"/>
    <w:rsid w:val="00283CEA"/>
    <w:rsid w:val="002840A6"/>
    <w:rsid w:val="002842C0"/>
    <w:rsid w:val="00285166"/>
    <w:rsid w:val="0028568D"/>
    <w:rsid w:val="00285FBC"/>
    <w:rsid w:val="002865E5"/>
    <w:rsid w:val="00286FDD"/>
    <w:rsid w:val="00287C96"/>
    <w:rsid w:val="002904E8"/>
    <w:rsid w:val="00290C7F"/>
    <w:rsid w:val="002920F8"/>
    <w:rsid w:val="002922AD"/>
    <w:rsid w:val="0029323A"/>
    <w:rsid w:val="00293EBB"/>
    <w:rsid w:val="00295538"/>
    <w:rsid w:val="00296C34"/>
    <w:rsid w:val="00297536"/>
    <w:rsid w:val="00297600"/>
    <w:rsid w:val="002979B3"/>
    <w:rsid w:val="002A0726"/>
    <w:rsid w:val="002A0844"/>
    <w:rsid w:val="002A0FCB"/>
    <w:rsid w:val="002A123E"/>
    <w:rsid w:val="002A14B1"/>
    <w:rsid w:val="002A1671"/>
    <w:rsid w:val="002A1966"/>
    <w:rsid w:val="002A3B8F"/>
    <w:rsid w:val="002A3E05"/>
    <w:rsid w:val="002A4989"/>
    <w:rsid w:val="002A5242"/>
    <w:rsid w:val="002A5D76"/>
    <w:rsid w:val="002A6A10"/>
    <w:rsid w:val="002A6C9B"/>
    <w:rsid w:val="002A7EB6"/>
    <w:rsid w:val="002B10A1"/>
    <w:rsid w:val="002B1781"/>
    <w:rsid w:val="002B1BB8"/>
    <w:rsid w:val="002B1D55"/>
    <w:rsid w:val="002B2D71"/>
    <w:rsid w:val="002B2DAB"/>
    <w:rsid w:val="002B4B18"/>
    <w:rsid w:val="002B570F"/>
    <w:rsid w:val="002B5CF7"/>
    <w:rsid w:val="002B68EB"/>
    <w:rsid w:val="002B706F"/>
    <w:rsid w:val="002B717A"/>
    <w:rsid w:val="002B7466"/>
    <w:rsid w:val="002B7528"/>
    <w:rsid w:val="002C0E9C"/>
    <w:rsid w:val="002C24C8"/>
    <w:rsid w:val="002C4F5A"/>
    <w:rsid w:val="002C542F"/>
    <w:rsid w:val="002C620C"/>
    <w:rsid w:val="002C6BA3"/>
    <w:rsid w:val="002D0992"/>
    <w:rsid w:val="002D13E0"/>
    <w:rsid w:val="002D1E4D"/>
    <w:rsid w:val="002D23B4"/>
    <w:rsid w:val="002D25CA"/>
    <w:rsid w:val="002D4CE2"/>
    <w:rsid w:val="002D50EE"/>
    <w:rsid w:val="002D5B86"/>
    <w:rsid w:val="002D634F"/>
    <w:rsid w:val="002D7C74"/>
    <w:rsid w:val="002D7DA8"/>
    <w:rsid w:val="002D7E95"/>
    <w:rsid w:val="002E0048"/>
    <w:rsid w:val="002E01B8"/>
    <w:rsid w:val="002E1643"/>
    <w:rsid w:val="002E1B90"/>
    <w:rsid w:val="002E1D78"/>
    <w:rsid w:val="002E1DC2"/>
    <w:rsid w:val="002E29A2"/>
    <w:rsid w:val="002E2BEA"/>
    <w:rsid w:val="002E3AE4"/>
    <w:rsid w:val="002E3D92"/>
    <w:rsid w:val="002E48B0"/>
    <w:rsid w:val="002E4CDD"/>
    <w:rsid w:val="002E4E12"/>
    <w:rsid w:val="002E5654"/>
    <w:rsid w:val="002E7A48"/>
    <w:rsid w:val="002E7B3A"/>
    <w:rsid w:val="002F2936"/>
    <w:rsid w:val="002F321B"/>
    <w:rsid w:val="002F38A5"/>
    <w:rsid w:val="002F3D39"/>
    <w:rsid w:val="002F44E0"/>
    <w:rsid w:val="002F51BF"/>
    <w:rsid w:val="002F5210"/>
    <w:rsid w:val="002F5857"/>
    <w:rsid w:val="002F6749"/>
    <w:rsid w:val="002F6834"/>
    <w:rsid w:val="002F6ABC"/>
    <w:rsid w:val="002F7B9E"/>
    <w:rsid w:val="002F7FFA"/>
    <w:rsid w:val="003005AD"/>
    <w:rsid w:val="00300DEC"/>
    <w:rsid w:val="00301FA7"/>
    <w:rsid w:val="00302F74"/>
    <w:rsid w:val="00303404"/>
    <w:rsid w:val="00303499"/>
    <w:rsid w:val="003046A6"/>
    <w:rsid w:val="003050A0"/>
    <w:rsid w:val="0030522F"/>
    <w:rsid w:val="003055CD"/>
    <w:rsid w:val="00305E55"/>
    <w:rsid w:val="0030684D"/>
    <w:rsid w:val="00306895"/>
    <w:rsid w:val="00306A7E"/>
    <w:rsid w:val="0030797D"/>
    <w:rsid w:val="00307E3F"/>
    <w:rsid w:val="003102A3"/>
    <w:rsid w:val="003107DA"/>
    <w:rsid w:val="00310887"/>
    <w:rsid w:val="00310F4F"/>
    <w:rsid w:val="00312F02"/>
    <w:rsid w:val="003150EE"/>
    <w:rsid w:val="00315A1C"/>
    <w:rsid w:val="00315ACB"/>
    <w:rsid w:val="00315BC1"/>
    <w:rsid w:val="00315EA0"/>
    <w:rsid w:val="003162C7"/>
    <w:rsid w:val="00316C1D"/>
    <w:rsid w:val="00316E29"/>
    <w:rsid w:val="003174B9"/>
    <w:rsid w:val="00317E3D"/>
    <w:rsid w:val="00320338"/>
    <w:rsid w:val="00320680"/>
    <w:rsid w:val="00321178"/>
    <w:rsid w:val="003216DD"/>
    <w:rsid w:val="003216E2"/>
    <w:rsid w:val="00323671"/>
    <w:rsid w:val="00323CE3"/>
    <w:rsid w:val="003249F8"/>
    <w:rsid w:val="00324AF8"/>
    <w:rsid w:val="00324C96"/>
    <w:rsid w:val="00324F95"/>
    <w:rsid w:val="0032509B"/>
    <w:rsid w:val="0032643A"/>
    <w:rsid w:val="00326AA1"/>
    <w:rsid w:val="00327CF9"/>
    <w:rsid w:val="00330B80"/>
    <w:rsid w:val="00331740"/>
    <w:rsid w:val="00331EC5"/>
    <w:rsid w:val="00332460"/>
    <w:rsid w:val="00332FE6"/>
    <w:rsid w:val="00333019"/>
    <w:rsid w:val="003337EB"/>
    <w:rsid w:val="0033438C"/>
    <w:rsid w:val="00334566"/>
    <w:rsid w:val="00335F66"/>
    <w:rsid w:val="00336060"/>
    <w:rsid w:val="00336358"/>
    <w:rsid w:val="00337D5F"/>
    <w:rsid w:val="00340209"/>
    <w:rsid w:val="00341C9E"/>
    <w:rsid w:val="003420F7"/>
    <w:rsid w:val="00342463"/>
    <w:rsid w:val="0034257C"/>
    <w:rsid w:val="00342884"/>
    <w:rsid w:val="00342D76"/>
    <w:rsid w:val="00342FAC"/>
    <w:rsid w:val="00343BD9"/>
    <w:rsid w:val="003446B1"/>
    <w:rsid w:val="003447A1"/>
    <w:rsid w:val="003453DA"/>
    <w:rsid w:val="003458D4"/>
    <w:rsid w:val="00346498"/>
    <w:rsid w:val="00352209"/>
    <w:rsid w:val="00353C93"/>
    <w:rsid w:val="00353D19"/>
    <w:rsid w:val="00354151"/>
    <w:rsid w:val="0035432B"/>
    <w:rsid w:val="003559BB"/>
    <w:rsid w:val="00356532"/>
    <w:rsid w:val="00356631"/>
    <w:rsid w:val="00356F72"/>
    <w:rsid w:val="0036268D"/>
    <w:rsid w:val="00362DE1"/>
    <w:rsid w:val="003637C8"/>
    <w:rsid w:val="00363E24"/>
    <w:rsid w:val="00364048"/>
    <w:rsid w:val="00364395"/>
    <w:rsid w:val="00364F57"/>
    <w:rsid w:val="00365614"/>
    <w:rsid w:val="0036616C"/>
    <w:rsid w:val="00366AC9"/>
    <w:rsid w:val="00367AB0"/>
    <w:rsid w:val="00367F27"/>
    <w:rsid w:val="003702E5"/>
    <w:rsid w:val="003706D5"/>
    <w:rsid w:val="003707B0"/>
    <w:rsid w:val="00370BCB"/>
    <w:rsid w:val="00370C16"/>
    <w:rsid w:val="00370CA3"/>
    <w:rsid w:val="00370F81"/>
    <w:rsid w:val="0037449E"/>
    <w:rsid w:val="00374559"/>
    <w:rsid w:val="00374D2F"/>
    <w:rsid w:val="003750B8"/>
    <w:rsid w:val="00376355"/>
    <w:rsid w:val="00376BF6"/>
    <w:rsid w:val="0037710A"/>
    <w:rsid w:val="003772B9"/>
    <w:rsid w:val="003777C9"/>
    <w:rsid w:val="00377F06"/>
    <w:rsid w:val="00381786"/>
    <w:rsid w:val="00381BFF"/>
    <w:rsid w:val="00383A4B"/>
    <w:rsid w:val="00383BCC"/>
    <w:rsid w:val="00384B82"/>
    <w:rsid w:val="0038546C"/>
    <w:rsid w:val="003859D5"/>
    <w:rsid w:val="003862DF"/>
    <w:rsid w:val="003868F1"/>
    <w:rsid w:val="003878B1"/>
    <w:rsid w:val="0039024B"/>
    <w:rsid w:val="00391EB2"/>
    <w:rsid w:val="00393C3F"/>
    <w:rsid w:val="003940B2"/>
    <w:rsid w:val="00394586"/>
    <w:rsid w:val="0039483E"/>
    <w:rsid w:val="00396020"/>
    <w:rsid w:val="00396035"/>
    <w:rsid w:val="003961F5"/>
    <w:rsid w:val="0039665F"/>
    <w:rsid w:val="00397C8C"/>
    <w:rsid w:val="003A0AED"/>
    <w:rsid w:val="003A0CCF"/>
    <w:rsid w:val="003A3ACF"/>
    <w:rsid w:val="003A490C"/>
    <w:rsid w:val="003A5490"/>
    <w:rsid w:val="003A6F91"/>
    <w:rsid w:val="003B0710"/>
    <w:rsid w:val="003B0B1E"/>
    <w:rsid w:val="003B0DD2"/>
    <w:rsid w:val="003B155D"/>
    <w:rsid w:val="003B1F67"/>
    <w:rsid w:val="003B38EF"/>
    <w:rsid w:val="003B432B"/>
    <w:rsid w:val="003B461E"/>
    <w:rsid w:val="003B572B"/>
    <w:rsid w:val="003B5A55"/>
    <w:rsid w:val="003B5D14"/>
    <w:rsid w:val="003B65B5"/>
    <w:rsid w:val="003B65D1"/>
    <w:rsid w:val="003B7C80"/>
    <w:rsid w:val="003C00E4"/>
    <w:rsid w:val="003C073D"/>
    <w:rsid w:val="003C0918"/>
    <w:rsid w:val="003C0A3B"/>
    <w:rsid w:val="003C154B"/>
    <w:rsid w:val="003C2409"/>
    <w:rsid w:val="003C24CF"/>
    <w:rsid w:val="003C4153"/>
    <w:rsid w:val="003C41DB"/>
    <w:rsid w:val="003C44AF"/>
    <w:rsid w:val="003C49FF"/>
    <w:rsid w:val="003C4B64"/>
    <w:rsid w:val="003C4F79"/>
    <w:rsid w:val="003C636C"/>
    <w:rsid w:val="003C6626"/>
    <w:rsid w:val="003C6982"/>
    <w:rsid w:val="003C704F"/>
    <w:rsid w:val="003C73AE"/>
    <w:rsid w:val="003D0009"/>
    <w:rsid w:val="003D01C0"/>
    <w:rsid w:val="003D0203"/>
    <w:rsid w:val="003D02B8"/>
    <w:rsid w:val="003D095A"/>
    <w:rsid w:val="003D09DD"/>
    <w:rsid w:val="003D0E32"/>
    <w:rsid w:val="003D28DF"/>
    <w:rsid w:val="003D2A13"/>
    <w:rsid w:val="003D3FD2"/>
    <w:rsid w:val="003D468A"/>
    <w:rsid w:val="003D5A3A"/>
    <w:rsid w:val="003D5C6C"/>
    <w:rsid w:val="003D6371"/>
    <w:rsid w:val="003D78B9"/>
    <w:rsid w:val="003E0DC4"/>
    <w:rsid w:val="003E17A6"/>
    <w:rsid w:val="003E1BA2"/>
    <w:rsid w:val="003E1E48"/>
    <w:rsid w:val="003E23FA"/>
    <w:rsid w:val="003E3C56"/>
    <w:rsid w:val="003E4FCD"/>
    <w:rsid w:val="003E53DC"/>
    <w:rsid w:val="003E619B"/>
    <w:rsid w:val="003E619F"/>
    <w:rsid w:val="003E62BF"/>
    <w:rsid w:val="003E65BD"/>
    <w:rsid w:val="003E6D76"/>
    <w:rsid w:val="003E6E40"/>
    <w:rsid w:val="003E7192"/>
    <w:rsid w:val="003E7F7C"/>
    <w:rsid w:val="003E7F82"/>
    <w:rsid w:val="003F0818"/>
    <w:rsid w:val="003F0E2F"/>
    <w:rsid w:val="003F1453"/>
    <w:rsid w:val="003F14F8"/>
    <w:rsid w:val="003F2E77"/>
    <w:rsid w:val="003F3D1F"/>
    <w:rsid w:val="003F42A5"/>
    <w:rsid w:val="003F5042"/>
    <w:rsid w:val="003F5438"/>
    <w:rsid w:val="003F798B"/>
    <w:rsid w:val="00400DA3"/>
    <w:rsid w:val="0040161E"/>
    <w:rsid w:val="00401F9C"/>
    <w:rsid w:val="00402113"/>
    <w:rsid w:val="0040255F"/>
    <w:rsid w:val="004029FA"/>
    <w:rsid w:val="00404272"/>
    <w:rsid w:val="00404798"/>
    <w:rsid w:val="00404CFB"/>
    <w:rsid w:val="00404E48"/>
    <w:rsid w:val="00404F15"/>
    <w:rsid w:val="00405061"/>
    <w:rsid w:val="004065BD"/>
    <w:rsid w:val="00410488"/>
    <w:rsid w:val="004128C4"/>
    <w:rsid w:val="00412B25"/>
    <w:rsid w:val="004135CC"/>
    <w:rsid w:val="00413AA8"/>
    <w:rsid w:val="00414246"/>
    <w:rsid w:val="0041555B"/>
    <w:rsid w:val="004158D2"/>
    <w:rsid w:val="00416094"/>
    <w:rsid w:val="004163ED"/>
    <w:rsid w:val="00417358"/>
    <w:rsid w:val="004174C9"/>
    <w:rsid w:val="00421782"/>
    <w:rsid w:val="00421D0C"/>
    <w:rsid w:val="00422E6C"/>
    <w:rsid w:val="00422F1E"/>
    <w:rsid w:val="0042367B"/>
    <w:rsid w:val="00423A83"/>
    <w:rsid w:val="00423DF1"/>
    <w:rsid w:val="0042469B"/>
    <w:rsid w:val="00424C43"/>
    <w:rsid w:val="00424D91"/>
    <w:rsid w:val="00425494"/>
    <w:rsid w:val="00425E7D"/>
    <w:rsid w:val="00426F1C"/>
    <w:rsid w:val="00427850"/>
    <w:rsid w:val="00427E39"/>
    <w:rsid w:val="004306AA"/>
    <w:rsid w:val="004307C1"/>
    <w:rsid w:val="0043083E"/>
    <w:rsid w:val="0043111C"/>
    <w:rsid w:val="004313CC"/>
    <w:rsid w:val="00431C84"/>
    <w:rsid w:val="00431F60"/>
    <w:rsid w:val="00432E52"/>
    <w:rsid w:val="00433A2D"/>
    <w:rsid w:val="004342BC"/>
    <w:rsid w:val="004356C8"/>
    <w:rsid w:val="00435772"/>
    <w:rsid w:val="004359E3"/>
    <w:rsid w:val="00437218"/>
    <w:rsid w:val="004400E5"/>
    <w:rsid w:val="0044017B"/>
    <w:rsid w:val="00440FE4"/>
    <w:rsid w:val="00441BE3"/>
    <w:rsid w:val="00441EBD"/>
    <w:rsid w:val="0044299F"/>
    <w:rsid w:val="004430EC"/>
    <w:rsid w:val="004432E8"/>
    <w:rsid w:val="004433C2"/>
    <w:rsid w:val="0044456F"/>
    <w:rsid w:val="00445888"/>
    <w:rsid w:val="00445DF4"/>
    <w:rsid w:val="00446ECE"/>
    <w:rsid w:val="00447409"/>
    <w:rsid w:val="00447802"/>
    <w:rsid w:val="004501FD"/>
    <w:rsid w:val="004502C7"/>
    <w:rsid w:val="0045093A"/>
    <w:rsid w:val="0045136A"/>
    <w:rsid w:val="00451C01"/>
    <w:rsid w:val="0045213E"/>
    <w:rsid w:val="00452F0F"/>
    <w:rsid w:val="004535EF"/>
    <w:rsid w:val="0045420F"/>
    <w:rsid w:val="00454726"/>
    <w:rsid w:val="00455637"/>
    <w:rsid w:val="00455B59"/>
    <w:rsid w:val="00455FB1"/>
    <w:rsid w:val="00457E1F"/>
    <w:rsid w:val="004606AF"/>
    <w:rsid w:val="00461EEF"/>
    <w:rsid w:val="00463044"/>
    <w:rsid w:val="004633F4"/>
    <w:rsid w:val="004633FF"/>
    <w:rsid w:val="00463A35"/>
    <w:rsid w:val="00463B80"/>
    <w:rsid w:val="00463E7D"/>
    <w:rsid w:val="004642FF"/>
    <w:rsid w:val="00464361"/>
    <w:rsid w:val="00464F65"/>
    <w:rsid w:val="00465326"/>
    <w:rsid w:val="00465EED"/>
    <w:rsid w:val="0046607E"/>
    <w:rsid w:val="00466C92"/>
    <w:rsid w:val="0046725C"/>
    <w:rsid w:val="00467E5C"/>
    <w:rsid w:val="00470EA1"/>
    <w:rsid w:val="004710C8"/>
    <w:rsid w:val="00471452"/>
    <w:rsid w:val="00471783"/>
    <w:rsid w:val="00472C44"/>
    <w:rsid w:val="004734B3"/>
    <w:rsid w:val="00474290"/>
    <w:rsid w:val="00474A82"/>
    <w:rsid w:val="004758FA"/>
    <w:rsid w:val="004765E6"/>
    <w:rsid w:val="00476809"/>
    <w:rsid w:val="00476A4D"/>
    <w:rsid w:val="00477320"/>
    <w:rsid w:val="00477531"/>
    <w:rsid w:val="004775EC"/>
    <w:rsid w:val="004776C0"/>
    <w:rsid w:val="004778BB"/>
    <w:rsid w:val="00477C03"/>
    <w:rsid w:val="00477D8F"/>
    <w:rsid w:val="004827D1"/>
    <w:rsid w:val="004829AC"/>
    <w:rsid w:val="00482C68"/>
    <w:rsid w:val="00482DCE"/>
    <w:rsid w:val="00482FD5"/>
    <w:rsid w:val="00484212"/>
    <w:rsid w:val="00484C96"/>
    <w:rsid w:val="004852A9"/>
    <w:rsid w:val="00485E2E"/>
    <w:rsid w:val="00486E36"/>
    <w:rsid w:val="004876B8"/>
    <w:rsid w:val="004876DE"/>
    <w:rsid w:val="0049004C"/>
    <w:rsid w:val="00491984"/>
    <w:rsid w:val="004922A9"/>
    <w:rsid w:val="0049250A"/>
    <w:rsid w:val="00492794"/>
    <w:rsid w:val="0049322B"/>
    <w:rsid w:val="0049386C"/>
    <w:rsid w:val="00494485"/>
    <w:rsid w:val="00494C47"/>
    <w:rsid w:val="004953C6"/>
    <w:rsid w:val="004978AB"/>
    <w:rsid w:val="0049790D"/>
    <w:rsid w:val="00497E94"/>
    <w:rsid w:val="004A094F"/>
    <w:rsid w:val="004A106F"/>
    <w:rsid w:val="004A2740"/>
    <w:rsid w:val="004A2B64"/>
    <w:rsid w:val="004A34CE"/>
    <w:rsid w:val="004A43A4"/>
    <w:rsid w:val="004A4949"/>
    <w:rsid w:val="004A4D9D"/>
    <w:rsid w:val="004A60CF"/>
    <w:rsid w:val="004A6370"/>
    <w:rsid w:val="004A6824"/>
    <w:rsid w:val="004A6FBD"/>
    <w:rsid w:val="004A71E6"/>
    <w:rsid w:val="004A7C55"/>
    <w:rsid w:val="004A7E3C"/>
    <w:rsid w:val="004B10EC"/>
    <w:rsid w:val="004B16A5"/>
    <w:rsid w:val="004B223F"/>
    <w:rsid w:val="004B23F4"/>
    <w:rsid w:val="004B25AA"/>
    <w:rsid w:val="004B343B"/>
    <w:rsid w:val="004B3F7A"/>
    <w:rsid w:val="004B4373"/>
    <w:rsid w:val="004B45A2"/>
    <w:rsid w:val="004B45FF"/>
    <w:rsid w:val="004B4B47"/>
    <w:rsid w:val="004B6131"/>
    <w:rsid w:val="004B6F02"/>
    <w:rsid w:val="004B7413"/>
    <w:rsid w:val="004B7C9F"/>
    <w:rsid w:val="004C094C"/>
    <w:rsid w:val="004C0E7A"/>
    <w:rsid w:val="004C1091"/>
    <w:rsid w:val="004C14CE"/>
    <w:rsid w:val="004C1DC1"/>
    <w:rsid w:val="004C1F56"/>
    <w:rsid w:val="004C2DAB"/>
    <w:rsid w:val="004C457D"/>
    <w:rsid w:val="004C6610"/>
    <w:rsid w:val="004C6697"/>
    <w:rsid w:val="004C69D6"/>
    <w:rsid w:val="004C6E98"/>
    <w:rsid w:val="004C7AC2"/>
    <w:rsid w:val="004C7EB5"/>
    <w:rsid w:val="004D0113"/>
    <w:rsid w:val="004D0C36"/>
    <w:rsid w:val="004D1927"/>
    <w:rsid w:val="004D24F5"/>
    <w:rsid w:val="004D2B5D"/>
    <w:rsid w:val="004D379A"/>
    <w:rsid w:val="004D37B1"/>
    <w:rsid w:val="004D3FFF"/>
    <w:rsid w:val="004D46C4"/>
    <w:rsid w:val="004D5245"/>
    <w:rsid w:val="004D69CC"/>
    <w:rsid w:val="004D72C2"/>
    <w:rsid w:val="004E0A1F"/>
    <w:rsid w:val="004E1EE1"/>
    <w:rsid w:val="004E3245"/>
    <w:rsid w:val="004E3E25"/>
    <w:rsid w:val="004E408D"/>
    <w:rsid w:val="004E4F9D"/>
    <w:rsid w:val="004E519C"/>
    <w:rsid w:val="004E5C94"/>
    <w:rsid w:val="004E5F0B"/>
    <w:rsid w:val="004E6D3F"/>
    <w:rsid w:val="004E7536"/>
    <w:rsid w:val="004E7CEA"/>
    <w:rsid w:val="004E7F2E"/>
    <w:rsid w:val="004F0611"/>
    <w:rsid w:val="004F1C05"/>
    <w:rsid w:val="004F21DA"/>
    <w:rsid w:val="004F2359"/>
    <w:rsid w:val="004F25DC"/>
    <w:rsid w:val="004F2D69"/>
    <w:rsid w:val="004F3034"/>
    <w:rsid w:val="004F31A2"/>
    <w:rsid w:val="004F432E"/>
    <w:rsid w:val="004F4CDF"/>
    <w:rsid w:val="004F6F78"/>
    <w:rsid w:val="004F7C64"/>
    <w:rsid w:val="005001C6"/>
    <w:rsid w:val="005004F1"/>
    <w:rsid w:val="00500618"/>
    <w:rsid w:val="00500D02"/>
    <w:rsid w:val="00500DD0"/>
    <w:rsid w:val="00500F2E"/>
    <w:rsid w:val="0050100A"/>
    <w:rsid w:val="0050105B"/>
    <w:rsid w:val="005011AD"/>
    <w:rsid w:val="00501210"/>
    <w:rsid w:val="00501450"/>
    <w:rsid w:val="00501BA3"/>
    <w:rsid w:val="005023C4"/>
    <w:rsid w:val="005025E8"/>
    <w:rsid w:val="00502818"/>
    <w:rsid w:val="00502AE2"/>
    <w:rsid w:val="00502EC1"/>
    <w:rsid w:val="0050345F"/>
    <w:rsid w:val="00503866"/>
    <w:rsid w:val="00504870"/>
    <w:rsid w:val="00504B12"/>
    <w:rsid w:val="00505900"/>
    <w:rsid w:val="005061DF"/>
    <w:rsid w:val="00506589"/>
    <w:rsid w:val="0050756F"/>
    <w:rsid w:val="005104EF"/>
    <w:rsid w:val="0051192F"/>
    <w:rsid w:val="005124B3"/>
    <w:rsid w:val="005137A6"/>
    <w:rsid w:val="00513F5A"/>
    <w:rsid w:val="00515889"/>
    <w:rsid w:val="005160D1"/>
    <w:rsid w:val="0051653E"/>
    <w:rsid w:val="00516F72"/>
    <w:rsid w:val="00516F80"/>
    <w:rsid w:val="005200C6"/>
    <w:rsid w:val="00520486"/>
    <w:rsid w:val="00522507"/>
    <w:rsid w:val="00522B7B"/>
    <w:rsid w:val="0052355B"/>
    <w:rsid w:val="0052392B"/>
    <w:rsid w:val="00524F0E"/>
    <w:rsid w:val="00525B85"/>
    <w:rsid w:val="00525D1A"/>
    <w:rsid w:val="00525F5B"/>
    <w:rsid w:val="00526A84"/>
    <w:rsid w:val="00526B0D"/>
    <w:rsid w:val="00526F3C"/>
    <w:rsid w:val="0052729E"/>
    <w:rsid w:val="00530010"/>
    <w:rsid w:val="0053050E"/>
    <w:rsid w:val="00530857"/>
    <w:rsid w:val="005318C4"/>
    <w:rsid w:val="00531D4C"/>
    <w:rsid w:val="0053290B"/>
    <w:rsid w:val="00532910"/>
    <w:rsid w:val="00532C47"/>
    <w:rsid w:val="00533486"/>
    <w:rsid w:val="00533DBF"/>
    <w:rsid w:val="00533F5E"/>
    <w:rsid w:val="00535966"/>
    <w:rsid w:val="00535C0C"/>
    <w:rsid w:val="00537649"/>
    <w:rsid w:val="005377F3"/>
    <w:rsid w:val="00537F1F"/>
    <w:rsid w:val="00540C4B"/>
    <w:rsid w:val="00541021"/>
    <w:rsid w:val="005414CF"/>
    <w:rsid w:val="0054195B"/>
    <w:rsid w:val="00542F4A"/>
    <w:rsid w:val="00543AE2"/>
    <w:rsid w:val="00543B83"/>
    <w:rsid w:val="00543D34"/>
    <w:rsid w:val="005446CC"/>
    <w:rsid w:val="00544F1F"/>
    <w:rsid w:val="005451FD"/>
    <w:rsid w:val="005460C5"/>
    <w:rsid w:val="00546196"/>
    <w:rsid w:val="00547407"/>
    <w:rsid w:val="00550903"/>
    <w:rsid w:val="00550B06"/>
    <w:rsid w:val="00550BA6"/>
    <w:rsid w:val="00550DDA"/>
    <w:rsid w:val="00550F47"/>
    <w:rsid w:val="005510FA"/>
    <w:rsid w:val="00551620"/>
    <w:rsid w:val="00552116"/>
    <w:rsid w:val="0055269E"/>
    <w:rsid w:val="00553447"/>
    <w:rsid w:val="00554D22"/>
    <w:rsid w:val="00554E56"/>
    <w:rsid w:val="005554D6"/>
    <w:rsid w:val="00555829"/>
    <w:rsid w:val="0055656C"/>
    <w:rsid w:val="00556D4E"/>
    <w:rsid w:val="00556FD7"/>
    <w:rsid w:val="0055729F"/>
    <w:rsid w:val="005577BA"/>
    <w:rsid w:val="0055785F"/>
    <w:rsid w:val="005604D1"/>
    <w:rsid w:val="005607FF"/>
    <w:rsid w:val="00560A62"/>
    <w:rsid w:val="00560C36"/>
    <w:rsid w:val="00561769"/>
    <w:rsid w:val="0056238C"/>
    <w:rsid w:val="005624CE"/>
    <w:rsid w:val="0056382E"/>
    <w:rsid w:val="00563A73"/>
    <w:rsid w:val="00563C9D"/>
    <w:rsid w:val="005655D5"/>
    <w:rsid w:val="00565B53"/>
    <w:rsid w:val="00565C58"/>
    <w:rsid w:val="005661E2"/>
    <w:rsid w:val="00566971"/>
    <w:rsid w:val="00566E9D"/>
    <w:rsid w:val="0056708E"/>
    <w:rsid w:val="005673AD"/>
    <w:rsid w:val="0056773F"/>
    <w:rsid w:val="00570357"/>
    <w:rsid w:val="0057183A"/>
    <w:rsid w:val="00571845"/>
    <w:rsid w:val="0057229F"/>
    <w:rsid w:val="00576058"/>
    <w:rsid w:val="005761D1"/>
    <w:rsid w:val="0057713E"/>
    <w:rsid w:val="0058114F"/>
    <w:rsid w:val="00581193"/>
    <w:rsid w:val="005826F9"/>
    <w:rsid w:val="00582BC7"/>
    <w:rsid w:val="00583195"/>
    <w:rsid w:val="0058332F"/>
    <w:rsid w:val="005844E1"/>
    <w:rsid w:val="00586544"/>
    <w:rsid w:val="0059069D"/>
    <w:rsid w:val="00590F5A"/>
    <w:rsid w:val="0059149E"/>
    <w:rsid w:val="00591722"/>
    <w:rsid w:val="00592CA5"/>
    <w:rsid w:val="005935B8"/>
    <w:rsid w:val="00594B4B"/>
    <w:rsid w:val="00595634"/>
    <w:rsid w:val="00595730"/>
    <w:rsid w:val="00596075"/>
    <w:rsid w:val="0059710C"/>
    <w:rsid w:val="005A1197"/>
    <w:rsid w:val="005A3942"/>
    <w:rsid w:val="005A4413"/>
    <w:rsid w:val="005A4451"/>
    <w:rsid w:val="005A45CD"/>
    <w:rsid w:val="005A45FE"/>
    <w:rsid w:val="005A4D0A"/>
    <w:rsid w:val="005A5159"/>
    <w:rsid w:val="005A53CE"/>
    <w:rsid w:val="005A6042"/>
    <w:rsid w:val="005A6AF2"/>
    <w:rsid w:val="005A6F12"/>
    <w:rsid w:val="005B0DFB"/>
    <w:rsid w:val="005B1D23"/>
    <w:rsid w:val="005B215D"/>
    <w:rsid w:val="005B237A"/>
    <w:rsid w:val="005B2CD9"/>
    <w:rsid w:val="005B37C2"/>
    <w:rsid w:val="005B3D7E"/>
    <w:rsid w:val="005B4076"/>
    <w:rsid w:val="005B4EB0"/>
    <w:rsid w:val="005B5043"/>
    <w:rsid w:val="005B61DA"/>
    <w:rsid w:val="005B66F1"/>
    <w:rsid w:val="005B6A97"/>
    <w:rsid w:val="005C0053"/>
    <w:rsid w:val="005C011F"/>
    <w:rsid w:val="005C0E69"/>
    <w:rsid w:val="005C1580"/>
    <w:rsid w:val="005C2718"/>
    <w:rsid w:val="005C3683"/>
    <w:rsid w:val="005C3987"/>
    <w:rsid w:val="005C4400"/>
    <w:rsid w:val="005C4970"/>
    <w:rsid w:val="005C5089"/>
    <w:rsid w:val="005C5574"/>
    <w:rsid w:val="005C5AD1"/>
    <w:rsid w:val="005D0253"/>
    <w:rsid w:val="005D03E8"/>
    <w:rsid w:val="005D0429"/>
    <w:rsid w:val="005D0B62"/>
    <w:rsid w:val="005D0F04"/>
    <w:rsid w:val="005D148B"/>
    <w:rsid w:val="005D183F"/>
    <w:rsid w:val="005D2162"/>
    <w:rsid w:val="005D2565"/>
    <w:rsid w:val="005D30EF"/>
    <w:rsid w:val="005D3E5A"/>
    <w:rsid w:val="005D415A"/>
    <w:rsid w:val="005D4465"/>
    <w:rsid w:val="005D5325"/>
    <w:rsid w:val="005D575E"/>
    <w:rsid w:val="005D5A73"/>
    <w:rsid w:val="005D5CF7"/>
    <w:rsid w:val="005D5D1C"/>
    <w:rsid w:val="005D6089"/>
    <w:rsid w:val="005D60E2"/>
    <w:rsid w:val="005D6507"/>
    <w:rsid w:val="005D6B8A"/>
    <w:rsid w:val="005D6F5E"/>
    <w:rsid w:val="005D75C9"/>
    <w:rsid w:val="005E0789"/>
    <w:rsid w:val="005E0869"/>
    <w:rsid w:val="005E11A5"/>
    <w:rsid w:val="005E1511"/>
    <w:rsid w:val="005E1710"/>
    <w:rsid w:val="005E171B"/>
    <w:rsid w:val="005E1B02"/>
    <w:rsid w:val="005E2A73"/>
    <w:rsid w:val="005E3B4F"/>
    <w:rsid w:val="005E4C40"/>
    <w:rsid w:val="005E4EA9"/>
    <w:rsid w:val="005E5F0D"/>
    <w:rsid w:val="005E641F"/>
    <w:rsid w:val="005E6C46"/>
    <w:rsid w:val="005F0718"/>
    <w:rsid w:val="005F2BE1"/>
    <w:rsid w:val="005F3152"/>
    <w:rsid w:val="005F3512"/>
    <w:rsid w:val="005F3F08"/>
    <w:rsid w:val="005F5A9F"/>
    <w:rsid w:val="005F670F"/>
    <w:rsid w:val="005F6A01"/>
    <w:rsid w:val="005F6A9C"/>
    <w:rsid w:val="005F6AB6"/>
    <w:rsid w:val="005F74BF"/>
    <w:rsid w:val="006000F3"/>
    <w:rsid w:val="00600271"/>
    <w:rsid w:val="0060051A"/>
    <w:rsid w:val="00602148"/>
    <w:rsid w:val="006024A8"/>
    <w:rsid w:val="006025A0"/>
    <w:rsid w:val="00603742"/>
    <w:rsid w:val="00604EB5"/>
    <w:rsid w:val="006051B7"/>
    <w:rsid w:val="00605A04"/>
    <w:rsid w:val="00605E23"/>
    <w:rsid w:val="00605F19"/>
    <w:rsid w:val="00606F63"/>
    <w:rsid w:val="006071CB"/>
    <w:rsid w:val="006073D4"/>
    <w:rsid w:val="006100DD"/>
    <w:rsid w:val="00610B56"/>
    <w:rsid w:val="00610DBA"/>
    <w:rsid w:val="00611033"/>
    <w:rsid w:val="006119F3"/>
    <w:rsid w:val="00611D15"/>
    <w:rsid w:val="00611E3F"/>
    <w:rsid w:val="00612090"/>
    <w:rsid w:val="00612EC9"/>
    <w:rsid w:val="00613221"/>
    <w:rsid w:val="006156BD"/>
    <w:rsid w:val="006173F6"/>
    <w:rsid w:val="006175B3"/>
    <w:rsid w:val="006179B2"/>
    <w:rsid w:val="0062066C"/>
    <w:rsid w:val="006218AB"/>
    <w:rsid w:val="00621B69"/>
    <w:rsid w:val="0062242C"/>
    <w:rsid w:val="00622AF4"/>
    <w:rsid w:val="00623773"/>
    <w:rsid w:val="00623855"/>
    <w:rsid w:val="006254F2"/>
    <w:rsid w:val="00625804"/>
    <w:rsid w:val="0062709C"/>
    <w:rsid w:val="006302EA"/>
    <w:rsid w:val="00630313"/>
    <w:rsid w:val="006307D4"/>
    <w:rsid w:val="00630C70"/>
    <w:rsid w:val="006313A3"/>
    <w:rsid w:val="006315AC"/>
    <w:rsid w:val="006316BE"/>
    <w:rsid w:val="00631D16"/>
    <w:rsid w:val="00631FB1"/>
    <w:rsid w:val="00632626"/>
    <w:rsid w:val="00633544"/>
    <w:rsid w:val="00634D15"/>
    <w:rsid w:val="00634D3C"/>
    <w:rsid w:val="0063527B"/>
    <w:rsid w:val="006359FB"/>
    <w:rsid w:val="00636116"/>
    <w:rsid w:val="0063616B"/>
    <w:rsid w:val="00636544"/>
    <w:rsid w:val="006371F3"/>
    <w:rsid w:val="00637B67"/>
    <w:rsid w:val="006405F4"/>
    <w:rsid w:val="00640D29"/>
    <w:rsid w:val="00641290"/>
    <w:rsid w:val="00641470"/>
    <w:rsid w:val="00642701"/>
    <w:rsid w:val="00643000"/>
    <w:rsid w:val="00643A2F"/>
    <w:rsid w:val="00643BF5"/>
    <w:rsid w:val="00643D67"/>
    <w:rsid w:val="006444A1"/>
    <w:rsid w:val="006449CF"/>
    <w:rsid w:val="006450CB"/>
    <w:rsid w:val="006459BF"/>
    <w:rsid w:val="00645AB8"/>
    <w:rsid w:val="00645BB5"/>
    <w:rsid w:val="006460B6"/>
    <w:rsid w:val="0064623E"/>
    <w:rsid w:val="0064692F"/>
    <w:rsid w:val="006469D3"/>
    <w:rsid w:val="00646CF2"/>
    <w:rsid w:val="006471AF"/>
    <w:rsid w:val="00651761"/>
    <w:rsid w:val="00651877"/>
    <w:rsid w:val="0065221C"/>
    <w:rsid w:val="00652426"/>
    <w:rsid w:val="00653A2A"/>
    <w:rsid w:val="00653C82"/>
    <w:rsid w:val="006541F5"/>
    <w:rsid w:val="00654FD1"/>
    <w:rsid w:val="0065521E"/>
    <w:rsid w:val="00655CF2"/>
    <w:rsid w:val="00655F35"/>
    <w:rsid w:val="00656502"/>
    <w:rsid w:val="0065658E"/>
    <w:rsid w:val="006608C8"/>
    <w:rsid w:val="00661202"/>
    <w:rsid w:val="00661979"/>
    <w:rsid w:val="0066198A"/>
    <w:rsid w:val="006628F6"/>
    <w:rsid w:val="00662CE7"/>
    <w:rsid w:val="006637D0"/>
    <w:rsid w:val="00664B5A"/>
    <w:rsid w:val="00664B93"/>
    <w:rsid w:val="006650E2"/>
    <w:rsid w:val="00665EA1"/>
    <w:rsid w:val="00666319"/>
    <w:rsid w:val="006673D4"/>
    <w:rsid w:val="006679A4"/>
    <w:rsid w:val="00670584"/>
    <w:rsid w:val="00671086"/>
    <w:rsid w:val="0067165A"/>
    <w:rsid w:val="00671926"/>
    <w:rsid w:val="006719F5"/>
    <w:rsid w:val="00671F13"/>
    <w:rsid w:val="00673C72"/>
    <w:rsid w:val="00673EC1"/>
    <w:rsid w:val="0067433B"/>
    <w:rsid w:val="006757A9"/>
    <w:rsid w:val="006766F1"/>
    <w:rsid w:val="00676D96"/>
    <w:rsid w:val="00676FCF"/>
    <w:rsid w:val="0067724F"/>
    <w:rsid w:val="00677881"/>
    <w:rsid w:val="006809B9"/>
    <w:rsid w:val="00681450"/>
    <w:rsid w:val="00681841"/>
    <w:rsid w:val="00682675"/>
    <w:rsid w:val="00683523"/>
    <w:rsid w:val="006835D4"/>
    <w:rsid w:val="00683954"/>
    <w:rsid w:val="00683CF4"/>
    <w:rsid w:val="0068477E"/>
    <w:rsid w:val="00685AB1"/>
    <w:rsid w:val="0068716B"/>
    <w:rsid w:val="00687A12"/>
    <w:rsid w:val="00687E11"/>
    <w:rsid w:val="006904AD"/>
    <w:rsid w:val="00690A35"/>
    <w:rsid w:val="00690A93"/>
    <w:rsid w:val="00691059"/>
    <w:rsid w:val="006918BE"/>
    <w:rsid w:val="0069192F"/>
    <w:rsid w:val="00692642"/>
    <w:rsid w:val="00692F9B"/>
    <w:rsid w:val="006950FB"/>
    <w:rsid w:val="006953E3"/>
    <w:rsid w:val="00695A24"/>
    <w:rsid w:val="00695CA1"/>
    <w:rsid w:val="00696168"/>
    <w:rsid w:val="006967F9"/>
    <w:rsid w:val="00697FB0"/>
    <w:rsid w:val="006A0A9B"/>
    <w:rsid w:val="006A0BBA"/>
    <w:rsid w:val="006A1841"/>
    <w:rsid w:val="006A2C0E"/>
    <w:rsid w:val="006A3EA4"/>
    <w:rsid w:val="006A3F6F"/>
    <w:rsid w:val="006A4E5B"/>
    <w:rsid w:val="006A540E"/>
    <w:rsid w:val="006A5888"/>
    <w:rsid w:val="006A59E2"/>
    <w:rsid w:val="006A6111"/>
    <w:rsid w:val="006A7422"/>
    <w:rsid w:val="006B05B7"/>
    <w:rsid w:val="006B17C5"/>
    <w:rsid w:val="006B1B18"/>
    <w:rsid w:val="006B1F27"/>
    <w:rsid w:val="006B2B2E"/>
    <w:rsid w:val="006B2CF6"/>
    <w:rsid w:val="006B3636"/>
    <w:rsid w:val="006B38AE"/>
    <w:rsid w:val="006B4A17"/>
    <w:rsid w:val="006B5F63"/>
    <w:rsid w:val="006B5FAC"/>
    <w:rsid w:val="006B68AE"/>
    <w:rsid w:val="006B68BE"/>
    <w:rsid w:val="006B7906"/>
    <w:rsid w:val="006B7EBE"/>
    <w:rsid w:val="006C10AC"/>
    <w:rsid w:val="006C22B3"/>
    <w:rsid w:val="006C2A42"/>
    <w:rsid w:val="006C402B"/>
    <w:rsid w:val="006C4993"/>
    <w:rsid w:val="006C6CE9"/>
    <w:rsid w:val="006C7034"/>
    <w:rsid w:val="006C7BCC"/>
    <w:rsid w:val="006C7F05"/>
    <w:rsid w:val="006D0D58"/>
    <w:rsid w:val="006D1C4C"/>
    <w:rsid w:val="006D21A8"/>
    <w:rsid w:val="006D23D5"/>
    <w:rsid w:val="006D274B"/>
    <w:rsid w:val="006D305B"/>
    <w:rsid w:val="006D3650"/>
    <w:rsid w:val="006D37E8"/>
    <w:rsid w:val="006D3921"/>
    <w:rsid w:val="006D48F7"/>
    <w:rsid w:val="006D49AF"/>
    <w:rsid w:val="006D60A4"/>
    <w:rsid w:val="006D7271"/>
    <w:rsid w:val="006D77D4"/>
    <w:rsid w:val="006D7DC6"/>
    <w:rsid w:val="006E1497"/>
    <w:rsid w:val="006E167B"/>
    <w:rsid w:val="006E16F4"/>
    <w:rsid w:val="006E1754"/>
    <w:rsid w:val="006E17A6"/>
    <w:rsid w:val="006E1861"/>
    <w:rsid w:val="006E3190"/>
    <w:rsid w:val="006E39BD"/>
    <w:rsid w:val="006E601A"/>
    <w:rsid w:val="006E6FCD"/>
    <w:rsid w:val="006E7C7F"/>
    <w:rsid w:val="006E7F58"/>
    <w:rsid w:val="006F09DF"/>
    <w:rsid w:val="006F117C"/>
    <w:rsid w:val="006F11C0"/>
    <w:rsid w:val="006F18E3"/>
    <w:rsid w:val="006F204A"/>
    <w:rsid w:val="006F2668"/>
    <w:rsid w:val="006F2B5D"/>
    <w:rsid w:val="006F2C96"/>
    <w:rsid w:val="006F357D"/>
    <w:rsid w:val="006F38F7"/>
    <w:rsid w:val="006F45EF"/>
    <w:rsid w:val="006F5155"/>
    <w:rsid w:val="007019FD"/>
    <w:rsid w:val="00702D2D"/>
    <w:rsid w:val="00703A4E"/>
    <w:rsid w:val="007043A1"/>
    <w:rsid w:val="00704EE0"/>
    <w:rsid w:val="00705B29"/>
    <w:rsid w:val="00705FF5"/>
    <w:rsid w:val="0070623C"/>
    <w:rsid w:val="00706D6D"/>
    <w:rsid w:val="00706F7A"/>
    <w:rsid w:val="0070751C"/>
    <w:rsid w:val="0071028D"/>
    <w:rsid w:val="0071058F"/>
    <w:rsid w:val="00710C21"/>
    <w:rsid w:val="007114BE"/>
    <w:rsid w:val="0071256E"/>
    <w:rsid w:val="0071276F"/>
    <w:rsid w:val="00713D2F"/>
    <w:rsid w:val="00713F3D"/>
    <w:rsid w:val="007140A8"/>
    <w:rsid w:val="00714682"/>
    <w:rsid w:val="00715338"/>
    <w:rsid w:val="00715ADF"/>
    <w:rsid w:val="007165A2"/>
    <w:rsid w:val="007165B8"/>
    <w:rsid w:val="00717990"/>
    <w:rsid w:val="00721A3A"/>
    <w:rsid w:val="00721AD6"/>
    <w:rsid w:val="00721BE6"/>
    <w:rsid w:val="0072232A"/>
    <w:rsid w:val="00722506"/>
    <w:rsid w:val="00724609"/>
    <w:rsid w:val="00724A72"/>
    <w:rsid w:val="00724F67"/>
    <w:rsid w:val="00725275"/>
    <w:rsid w:val="00725D78"/>
    <w:rsid w:val="007274DE"/>
    <w:rsid w:val="00727537"/>
    <w:rsid w:val="0072773C"/>
    <w:rsid w:val="00727CBF"/>
    <w:rsid w:val="00727F46"/>
    <w:rsid w:val="00731AC3"/>
    <w:rsid w:val="00731EE3"/>
    <w:rsid w:val="007325FE"/>
    <w:rsid w:val="007327CE"/>
    <w:rsid w:val="00732C69"/>
    <w:rsid w:val="007337CF"/>
    <w:rsid w:val="007339C9"/>
    <w:rsid w:val="00733CB8"/>
    <w:rsid w:val="007347A5"/>
    <w:rsid w:val="00734872"/>
    <w:rsid w:val="007348A2"/>
    <w:rsid w:val="00735119"/>
    <w:rsid w:val="00735184"/>
    <w:rsid w:val="007356FD"/>
    <w:rsid w:val="00735B2B"/>
    <w:rsid w:val="00735E0B"/>
    <w:rsid w:val="007366C1"/>
    <w:rsid w:val="007369C9"/>
    <w:rsid w:val="00740251"/>
    <w:rsid w:val="00740654"/>
    <w:rsid w:val="007410BD"/>
    <w:rsid w:val="00741DE4"/>
    <w:rsid w:val="00742466"/>
    <w:rsid w:val="00742820"/>
    <w:rsid w:val="00742A5F"/>
    <w:rsid w:val="007438BC"/>
    <w:rsid w:val="00744913"/>
    <w:rsid w:val="007458E4"/>
    <w:rsid w:val="00745A8B"/>
    <w:rsid w:val="00746664"/>
    <w:rsid w:val="00750F43"/>
    <w:rsid w:val="0075133F"/>
    <w:rsid w:val="007521D1"/>
    <w:rsid w:val="00752818"/>
    <w:rsid w:val="00752F37"/>
    <w:rsid w:val="00753427"/>
    <w:rsid w:val="0075370A"/>
    <w:rsid w:val="00753D1C"/>
    <w:rsid w:val="00753E10"/>
    <w:rsid w:val="007554D6"/>
    <w:rsid w:val="00755A6F"/>
    <w:rsid w:val="00757C37"/>
    <w:rsid w:val="00757E8C"/>
    <w:rsid w:val="007602E3"/>
    <w:rsid w:val="00760DA4"/>
    <w:rsid w:val="00760EFC"/>
    <w:rsid w:val="00761657"/>
    <w:rsid w:val="00762176"/>
    <w:rsid w:val="007622AE"/>
    <w:rsid w:val="00762D78"/>
    <w:rsid w:val="00762EF9"/>
    <w:rsid w:val="00765B58"/>
    <w:rsid w:val="00766C04"/>
    <w:rsid w:val="00766D98"/>
    <w:rsid w:val="00767A32"/>
    <w:rsid w:val="00770A98"/>
    <w:rsid w:val="00770B17"/>
    <w:rsid w:val="00771E9A"/>
    <w:rsid w:val="007723B2"/>
    <w:rsid w:val="0077336A"/>
    <w:rsid w:val="007741F1"/>
    <w:rsid w:val="0077615B"/>
    <w:rsid w:val="00777837"/>
    <w:rsid w:val="00777A7C"/>
    <w:rsid w:val="00777CFF"/>
    <w:rsid w:val="0078066E"/>
    <w:rsid w:val="00780B93"/>
    <w:rsid w:val="00780C2F"/>
    <w:rsid w:val="0078121C"/>
    <w:rsid w:val="00783CA1"/>
    <w:rsid w:val="00783F7C"/>
    <w:rsid w:val="00784427"/>
    <w:rsid w:val="00784538"/>
    <w:rsid w:val="00784E6C"/>
    <w:rsid w:val="0078549C"/>
    <w:rsid w:val="007859E4"/>
    <w:rsid w:val="00785E0B"/>
    <w:rsid w:val="00786024"/>
    <w:rsid w:val="007864CB"/>
    <w:rsid w:val="00787512"/>
    <w:rsid w:val="0079038E"/>
    <w:rsid w:val="00790829"/>
    <w:rsid w:val="007917E6"/>
    <w:rsid w:val="00791B97"/>
    <w:rsid w:val="00791D76"/>
    <w:rsid w:val="00792BEC"/>
    <w:rsid w:val="0079464C"/>
    <w:rsid w:val="00794BE3"/>
    <w:rsid w:val="00795055"/>
    <w:rsid w:val="00795C3A"/>
    <w:rsid w:val="00796926"/>
    <w:rsid w:val="007974F7"/>
    <w:rsid w:val="00797675"/>
    <w:rsid w:val="007A1779"/>
    <w:rsid w:val="007A1E62"/>
    <w:rsid w:val="007A2BD1"/>
    <w:rsid w:val="007A2DA5"/>
    <w:rsid w:val="007A2DB1"/>
    <w:rsid w:val="007A3539"/>
    <w:rsid w:val="007A3DAC"/>
    <w:rsid w:val="007A4E5A"/>
    <w:rsid w:val="007A5534"/>
    <w:rsid w:val="007A585D"/>
    <w:rsid w:val="007A5BB0"/>
    <w:rsid w:val="007A5C36"/>
    <w:rsid w:val="007A6B97"/>
    <w:rsid w:val="007A712A"/>
    <w:rsid w:val="007A71C2"/>
    <w:rsid w:val="007A72DB"/>
    <w:rsid w:val="007A7C34"/>
    <w:rsid w:val="007B106E"/>
    <w:rsid w:val="007B3AD2"/>
    <w:rsid w:val="007B3E97"/>
    <w:rsid w:val="007B4DF8"/>
    <w:rsid w:val="007B5C24"/>
    <w:rsid w:val="007B5FEC"/>
    <w:rsid w:val="007B66D8"/>
    <w:rsid w:val="007B6AB3"/>
    <w:rsid w:val="007B79E3"/>
    <w:rsid w:val="007C1164"/>
    <w:rsid w:val="007C1285"/>
    <w:rsid w:val="007C1B1E"/>
    <w:rsid w:val="007C2098"/>
    <w:rsid w:val="007C3EDB"/>
    <w:rsid w:val="007C4AB8"/>
    <w:rsid w:val="007C619B"/>
    <w:rsid w:val="007C64AB"/>
    <w:rsid w:val="007C6E59"/>
    <w:rsid w:val="007C75BC"/>
    <w:rsid w:val="007D0D86"/>
    <w:rsid w:val="007D1428"/>
    <w:rsid w:val="007D1440"/>
    <w:rsid w:val="007D1BA2"/>
    <w:rsid w:val="007D1E1C"/>
    <w:rsid w:val="007D3559"/>
    <w:rsid w:val="007D3BAC"/>
    <w:rsid w:val="007D4708"/>
    <w:rsid w:val="007D472B"/>
    <w:rsid w:val="007D5229"/>
    <w:rsid w:val="007D5BEE"/>
    <w:rsid w:val="007D6215"/>
    <w:rsid w:val="007D6D35"/>
    <w:rsid w:val="007D7294"/>
    <w:rsid w:val="007D72E3"/>
    <w:rsid w:val="007D791A"/>
    <w:rsid w:val="007E0B3C"/>
    <w:rsid w:val="007E17F3"/>
    <w:rsid w:val="007E2314"/>
    <w:rsid w:val="007E3087"/>
    <w:rsid w:val="007E30F4"/>
    <w:rsid w:val="007E3A98"/>
    <w:rsid w:val="007E3FD0"/>
    <w:rsid w:val="007E422E"/>
    <w:rsid w:val="007E55B0"/>
    <w:rsid w:val="007E7527"/>
    <w:rsid w:val="007F1383"/>
    <w:rsid w:val="007F1734"/>
    <w:rsid w:val="007F1B83"/>
    <w:rsid w:val="007F30A7"/>
    <w:rsid w:val="007F3187"/>
    <w:rsid w:val="007F31DA"/>
    <w:rsid w:val="007F344A"/>
    <w:rsid w:val="007F4426"/>
    <w:rsid w:val="007F530D"/>
    <w:rsid w:val="007F5A0F"/>
    <w:rsid w:val="007F67DC"/>
    <w:rsid w:val="007F6B18"/>
    <w:rsid w:val="007F6D97"/>
    <w:rsid w:val="007F7F77"/>
    <w:rsid w:val="00800909"/>
    <w:rsid w:val="00800E01"/>
    <w:rsid w:val="008011DA"/>
    <w:rsid w:val="00801BEF"/>
    <w:rsid w:val="00802B3A"/>
    <w:rsid w:val="00802EE9"/>
    <w:rsid w:val="00803310"/>
    <w:rsid w:val="0080338F"/>
    <w:rsid w:val="00803FAD"/>
    <w:rsid w:val="0080614D"/>
    <w:rsid w:val="00806236"/>
    <w:rsid w:val="00806339"/>
    <w:rsid w:val="00806653"/>
    <w:rsid w:val="00806A33"/>
    <w:rsid w:val="00806DB0"/>
    <w:rsid w:val="0080719E"/>
    <w:rsid w:val="008077A0"/>
    <w:rsid w:val="00810D1D"/>
    <w:rsid w:val="00811191"/>
    <w:rsid w:val="00811B35"/>
    <w:rsid w:val="00811B91"/>
    <w:rsid w:val="00811DB0"/>
    <w:rsid w:val="00811E71"/>
    <w:rsid w:val="00812C66"/>
    <w:rsid w:val="0081453B"/>
    <w:rsid w:val="008147F5"/>
    <w:rsid w:val="00814B16"/>
    <w:rsid w:val="00814B52"/>
    <w:rsid w:val="00815941"/>
    <w:rsid w:val="00817E72"/>
    <w:rsid w:val="00820FE5"/>
    <w:rsid w:val="008224D2"/>
    <w:rsid w:val="00822EF3"/>
    <w:rsid w:val="00822FF9"/>
    <w:rsid w:val="008240E7"/>
    <w:rsid w:val="008240F1"/>
    <w:rsid w:val="00824861"/>
    <w:rsid w:val="00824AFE"/>
    <w:rsid w:val="008251C1"/>
    <w:rsid w:val="00825379"/>
    <w:rsid w:val="00825667"/>
    <w:rsid w:val="00825F67"/>
    <w:rsid w:val="008274D1"/>
    <w:rsid w:val="008279BB"/>
    <w:rsid w:val="00827BAF"/>
    <w:rsid w:val="00827FC3"/>
    <w:rsid w:val="00831572"/>
    <w:rsid w:val="00831639"/>
    <w:rsid w:val="008327BF"/>
    <w:rsid w:val="00832D44"/>
    <w:rsid w:val="00833103"/>
    <w:rsid w:val="00833320"/>
    <w:rsid w:val="008337F1"/>
    <w:rsid w:val="00833AE8"/>
    <w:rsid w:val="00834095"/>
    <w:rsid w:val="008340C7"/>
    <w:rsid w:val="00834B5F"/>
    <w:rsid w:val="00834F80"/>
    <w:rsid w:val="00835860"/>
    <w:rsid w:val="008369D8"/>
    <w:rsid w:val="008372B0"/>
    <w:rsid w:val="0084012A"/>
    <w:rsid w:val="008409A3"/>
    <w:rsid w:val="00840AC6"/>
    <w:rsid w:val="00841117"/>
    <w:rsid w:val="00841CB8"/>
    <w:rsid w:val="00841E58"/>
    <w:rsid w:val="008426A6"/>
    <w:rsid w:val="0084438E"/>
    <w:rsid w:val="0084454E"/>
    <w:rsid w:val="0084489C"/>
    <w:rsid w:val="00845C1A"/>
    <w:rsid w:val="00845CC3"/>
    <w:rsid w:val="008465EC"/>
    <w:rsid w:val="00846A7E"/>
    <w:rsid w:val="008473DB"/>
    <w:rsid w:val="008474C0"/>
    <w:rsid w:val="008474DB"/>
    <w:rsid w:val="0085015E"/>
    <w:rsid w:val="0085022F"/>
    <w:rsid w:val="008511C1"/>
    <w:rsid w:val="0085159B"/>
    <w:rsid w:val="008520D6"/>
    <w:rsid w:val="00852727"/>
    <w:rsid w:val="00852EBB"/>
    <w:rsid w:val="00853161"/>
    <w:rsid w:val="00853779"/>
    <w:rsid w:val="00853A14"/>
    <w:rsid w:val="0085555E"/>
    <w:rsid w:val="00855DEE"/>
    <w:rsid w:val="00855F46"/>
    <w:rsid w:val="0085650F"/>
    <w:rsid w:val="00856644"/>
    <w:rsid w:val="00856C15"/>
    <w:rsid w:val="00857313"/>
    <w:rsid w:val="00862197"/>
    <w:rsid w:val="00862FD9"/>
    <w:rsid w:val="008634C9"/>
    <w:rsid w:val="00863A0F"/>
    <w:rsid w:val="0086486F"/>
    <w:rsid w:val="00865703"/>
    <w:rsid w:val="008658E2"/>
    <w:rsid w:val="00865A14"/>
    <w:rsid w:val="008669E4"/>
    <w:rsid w:val="00866DE5"/>
    <w:rsid w:val="00867197"/>
    <w:rsid w:val="00870E22"/>
    <w:rsid w:val="00870EB0"/>
    <w:rsid w:val="008715E1"/>
    <w:rsid w:val="008717C3"/>
    <w:rsid w:val="00871CA0"/>
    <w:rsid w:val="00873030"/>
    <w:rsid w:val="0087332E"/>
    <w:rsid w:val="0087394E"/>
    <w:rsid w:val="008762DE"/>
    <w:rsid w:val="008768D6"/>
    <w:rsid w:val="00876F0C"/>
    <w:rsid w:val="00880123"/>
    <w:rsid w:val="00880412"/>
    <w:rsid w:val="00880546"/>
    <w:rsid w:val="00881500"/>
    <w:rsid w:val="00881640"/>
    <w:rsid w:val="00881A3D"/>
    <w:rsid w:val="0088307F"/>
    <w:rsid w:val="0088408F"/>
    <w:rsid w:val="00885E88"/>
    <w:rsid w:val="00887D99"/>
    <w:rsid w:val="00887DF0"/>
    <w:rsid w:val="0089011D"/>
    <w:rsid w:val="0089132C"/>
    <w:rsid w:val="00892305"/>
    <w:rsid w:val="00892A5B"/>
    <w:rsid w:val="00893FD9"/>
    <w:rsid w:val="0089413C"/>
    <w:rsid w:val="0089477A"/>
    <w:rsid w:val="00894810"/>
    <w:rsid w:val="00894C05"/>
    <w:rsid w:val="00894FA4"/>
    <w:rsid w:val="00895C0D"/>
    <w:rsid w:val="00896036"/>
    <w:rsid w:val="0089643D"/>
    <w:rsid w:val="008968A3"/>
    <w:rsid w:val="00896F3E"/>
    <w:rsid w:val="0089777B"/>
    <w:rsid w:val="00897B32"/>
    <w:rsid w:val="008A043C"/>
    <w:rsid w:val="008A0B2A"/>
    <w:rsid w:val="008A111D"/>
    <w:rsid w:val="008A1633"/>
    <w:rsid w:val="008A246F"/>
    <w:rsid w:val="008A26D4"/>
    <w:rsid w:val="008A2A3D"/>
    <w:rsid w:val="008A2B06"/>
    <w:rsid w:val="008A4094"/>
    <w:rsid w:val="008A491D"/>
    <w:rsid w:val="008A4CE9"/>
    <w:rsid w:val="008A54D0"/>
    <w:rsid w:val="008A595C"/>
    <w:rsid w:val="008A5C93"/>
    <w:rsid w:val="008A611C"/>
    <w:rsid w:val="008A6E16"/>
    <w:rsid w:val="008B1BF3"/>
    <w:rsid w:val="008B1ECD"/>
    <w:rsid w:val="008B213F"/>
    <w:rsid w:val="008B26AE"/>
    <w:rsid w:val="008B297E"/>
    <w:rsid w:val="008B30B1"/>
    <w:rsid w:val="008B35F7"/>
    <w:rsid w:val="008B421D"/>
    <w:rsid w:val="008B46C7"/>
    <w:rsid w:val="008B52F0"/>
    <w:rsid w:val="008B63C7"/>
    <w:rsid w:val="008B69F4"/>
    <w:rsid w:val="008B6E57"/>
    <w:rsid w:val="008B70E4"/>
    <w:rsid w:val="008C0289"/>
    <w:rsid w:val="008C0A50"/>
    <w:rsid w:val="008C1616"/>
    <w:rsid w:val="008C24DD"/>
    <w:rsid w:val="008C2A95"/>
    <w:rsid w:val="008C3F86"/>
    <w:rsid w:val="008C5103"/>
    <w:rsid w:val="008C5DA1"/>
    <w:rsid w:val="008C6F9C"/>
    <w:rsid w:val="008C72D3"/>
    <w:rsid w:val="008C76F4"/>
    <w:rsid w:val="008D0C32"/>
    <w:rsid w:val="008D1018"/>
    <w:rsid w:val="008D1F12"/>
    <w:rsid w:val="008D2877"/>
    <w:rsid w:val="008D2F95"/>
    <w:rsid w:val="008D3B4F"/>
    <w:rsid w:val="008D3CA9"/>
    <w:rsid w:val="008D4442"/>
    <w:rsid w:val="008D46AA"/>
    <w:rsid w:val="008D46D8"/>
    <w:rsid w:val="008D5BEC"/>
    <w:rsid w:val="008D6F1B"/>
    <w:rsid w:val="008D7034"/>
    <w:rsid w:val="008E0D19"/>
    <w:rsid w:val="008E2B6F"/>
    <w:rsid w:val="008E3774"/>
    <w:rsid w:val="008E38A2"/>
    <w:rsid w:val="008E43F8"/>
    <w:rsid w:val="008E57C9"/>
    <w:rsid w:val="008E58E4"/>
    <w:rsid w:val="008E5F61"/>
    <w:rsid w:val="008E72F2"/>
    <w:rsid w:val="008E7CEC"/>
    <w:rsid w:val="008F0308"/>
    <w:rsid w:val="008F0D42"/>
    <w:rsid w:val="008F0DEF"/>
    <w:rsid w:val="008F1A72"/>
    <w:rsid w:val="008F32EF"/>
    <w:rsid w:val="008F3CB5"/>
    <w:rsid w:val="008F3E75"/>
    <w:rsid w:val="008F4C49"/>
    <w:rsid w:val="008F54F3"/>
    <w:rsid w:val="008F553E"/>
    <w:rsid w:val="008F59AB"/>
    <w:rsid w:val="008F5CCB"/>
    <w:rsid w:val="008F5E03"/>
    <w:rsid w:val="008F607A"/>
    <w:rsid w:val="008F6A16"/>
    <w:rsid w:val="008F6A4D"/>
    <w:rsid w:val="00900511"/>
    <w:rsid w:val="009005EF"/>
    <w:rsid w:val="009009A6"/>
    <w:rsid w:val="00900FB5"/>
    <w:rsid w:val="0090108E"/>
    <w:rsid w:val="00901505"/>
    <w:rsid w:val="00901789"/>
    <w:rsid w:val="00901CE7"/>
    <w:rsid w:val="00901E0C"/>
    <w:rsid w:val="0090237F"/>
    <w:rsid w:val="0090262D"/>
    <w:rsid w:val="00903907"/>
    <w:rsid w:val="00903EFC"/>
    <w:rsid w:val="00904046"/>
    <w:rsid w:val="009040F5"/>
    <w:rsid w:val="00904148"/>
    <w:rsid w:val="00905A4B"/>
    <w:rsid w:val="009061E3"/>
    <w:rsid w:val="0090736A"/>
    <w:rsid w:val="009073E4"/>
    <w:rsid w:val="00907804"/>
    <w:rsid w:val="00907FD7"/>
    <w:rsid w:val="00911CD1"/>
    <w:rsid w:val="00912EFA"/>
    <w:rsid w:val="009140C0"/>
    <w:rsid w:val="009142ED"/>
    <w:rsid w:val="00914309"/>
    <w:rsid w:val="00915097"/>
    <w:rsid w:val="00915CDA"/>
    <w:rsid w:val="00915DBF"/>
    <w:rsid w:val="009166E8"/>
    <w:rsid w:val="00916D22"/>
    <w:rsid w:val="009204F8"/>
    <w:rsid w:val="00920522"/>
    <w:rsid w:val="00920AFA"/>
    <w:rsid w:val="00921B16"/>
    <w:rsid w:val="009242C1"/>
    <w:rsid w:val="00924645"/>
    <w:rsid w:val="009246D1"/>
    <w:rsid w:val="0092595F"/>
    <w:rsid w:val="0092671B"/>
    <w:rsid w:val="00927F6D"/>
    <w:rsid w:val="00930D79"/>
    <w:rsid w:val="00931A06"/>
    <w:rsid w:val="00931D1D"/>
    <w:rsid w:val="00931D94"/>
    <w:rsid w:val="009321CA"/>
    <w:rsid w:val="0093372F"/>
    <w:rsid w:val="00934045"/>
    <w:rsid w:val="00934E29"/>
    <w:rsid w:val="00934FC7"/>
    <w:rsid w:val="0093571C"/>
    <w:rsid w:val="00936389"/>
    <w:rsid w:val="00936C16"/>
    <w:rsid w:val="0093725F"/>
    <w:rsid w:val="0093745D"/>
    <w:rsid w:val="00940D1D"/>
    <w:rsid w:val="00940DB1"/>
    <w:rsid w:val="00940F0D"/>
    <w:rsid w:val="00941CD6"/>
    <w:rsid w:val="00941F2A"/>
    <w:rsid w:val="00942847"/>
    <w:rsid w:val="009429BE"/>
    <w:rsid w:val="00942CB5"/>
    <w:rsid w:val="00943864"/>
    <w:rsid w:val="00943B07"/>
    <w:rsid w:val="00943C7E"/>
    <w:rsid w:val="00943C84"/>
    <w:rsid w:val="009442CE"/>
    <w:rsid w:val="00945FFC"/>
    <w:rsid w:val="0094666B"/>
    <w:rsid w:val="00946B7C"/>
    <w:rsid w:val="009522CF"/>
    <w:rsid w:val="00952F4D"/>
    <w:rsid w:val="00953852"/>
    <w:rsid w:val="00953C75"/>
    <w:rsid w:val="00954227"/>
    <w:rsid w:val="00955340"/>
    <w:rsid w:val="00956A3E"/>
    <w:rsid w:val="00961956"/>
    <w:rsid w:val="00961B48"/>
    <w:rsid w:val="009620A0"/>
    <w:rsid w:val="009627D4"/>
    <w:rsid w:val="00962FC6"/>
    <w:rsid w:val="0096376C"/>
    <w:rsid w:val="0096427C"/>
    <w:rsid w:val="00966062"/>
    <w:rsid w:val="0096648D"/>
    <w:rsid w:val="009668A8"/>
    <w:rsid w:val="00971915"/>
    <w:rsid w:val="00972A8B"/>
    <w:rsid w:val="00972C95"/>
    <w:rsid w:val="009732E5"/>
    <w:rsid w:val="009740E5"/>
    <w:rsid w:val="00974B51"/>
    <w:rsid w:val="00974C81"/>
    <w:rsid w:val="00975C69"/>
    <w:rsid w:val="00976A61"/>
    <w:rsid w:val="00977491"/>
    <w:rsid w:val="00980039"/>
    <w:rsid w:val="00980D01"/>
    <w:rsid w:val="00981F23"/>
    <w:rsid w:val="00982884"/>
    <w:rsid w:val="009828EE"/>
    <w:rsid w:val="00982B64"/>
    <w:rsid w:val="00982C35"/>
    <w:rsid w:val="00983294"/>
    <w:rsid w:val="0098344A"/>
    <w:rsid w:val="00984174"/>
    <w:rsid w:val="00986457"/>
    <w:rsid w:val="00986AF8"/>
    <w:rsid w:val="00986B08"/>
    <w:rsid w:val="00987069"/>
    <w:rsid w:val="009870C8"/>
    <w:rsid w:val="0099000A"/>
    <w:rsid w:val="0099075E"/>
    <w:rsid w:val="0099098E"/>
    <w:rsid w:val="00990BAE"/>
    <w:rsid w:val="00991F7E"/>
    <w:rsid w:val="009924F0"/>
    <w:rsid w:val="00993DC0"/>
    <w:rsid w:val="0099476D"/>
    <w:rsid w:val="00994D80"/>
    <w:rsid w:val="009957EA"/>
    <w:rsid w:val="00995A12"/>
    <w:rsid w:val="009964B4"/>
    <w:rsid w:val="00996A1F"/>
    <w:rsid w:val="00997BA8"/>
    <w:rsid w:val="009A0DC3"/>
    <w:rsid w:val="009A10BB"/>
    <w:rsid w:val="009A220F"/>
    <w:rsid w:val="009A3C59"/>
    <w:rsid w:val="009A41FD"/>
    <w:rsid w:val="009A44B2"/>
    <w:rsid w:val="009A5A26"/>
    <w:rsid w:val="009A5A6D"/>
    <w:rsid w:val="009A5BC6"/>
    <w:rsid w:val="009A5BFE"/>
    <w:rsid w:val="009A6204"/>
    <w:rsid w:val="009A6579"/>
    <w:rsid w:val="009A6969"/>
    <w:rsid w:val="009B046A"/>
    <w:rsid w:val="009B0E6A"/>
    <w:rsid w:val="009B249E"/>
    <w:rsid w:val="009B2B83"/>
    <w:rsid w:val="009B2D9A"/>
    <w:rsid w:val="009B2F3C"/>
    <w:rsid w:val="009B3274"/>
    <w:rsid w:val="009B3480"/>
    <w:rsid w:val="009B35DF"/>
    <w:rsid w:val="009B36C2"/>
    <w:rsid w:val="009B3B96"/>
    <w:rsid w:val="009B3C88"/>
    <w:rsid w:val="009B4C1E"/>
    <w:rsid w:val="009C0856"/>
    <w:rsid w:val="009C0D8D"/>
    <w:rsid w:val="009C27AF"/>
    <w:rsid w:val="009C35CF"/>
    <w:rsid w:val="009C3886"/>
    <w:rsid w:val="009C395E"/>
    <w:rsid w:val="009C40AA"/>
    <w:rsid w:val="009C48D4"/>
    <w:rsid w:val="009C4BB2"/>
    <w:rsid w:val="009C4CE2"/>
    <w:rsid w:val="009C5BAA"/>
    <w:rsid w:val="009C5C57"/>
    <w:rsid w:val="009C6A72"/>
    <w:rsid w:val="009C70A9"/>
    <w:rsid w:val="009C712E"/>
    <w:rsid w:val="009C73CE"/>
    <w:rsid w:val="009C789C"/>
    <w:rsid w:val="009D0BE7"/>
    <w:rsid w:val="009D0CCE"/>
    <w:rsid w:val="009D1192"/>
    <w:rsid w:val="009D1C09"/>
    <w:rsid w:val="009D1DDF"/>
    <w:rsid w:val="009D1E0D"/>
    <w:rsid w:val="009D405D"/>
    <w:rsid w:val="009D4A48"/>
    <w:rsid w:val="009D5252"/>
    <w:rsid w:val="009D5B18"/>
    <w:rsid w:val="009D5B9F"/>
    <w:rsid w:val="009D6519"/>
    <w:rsid w:val="009D6EEB"/>
    <w:rsid w:val="009D79D8"/>
    <w:rsid w:val="009E02BD"/>
    <w:rsid w:val="009E15B4"/>
    <w:rsid w:val="009E19A2"/>
    <w:rsid w:val="009E1AE2"/>
    <w:rsid w:val="009E1AFF"/>
    <w:rsid w:val="009E1BA2"/>
    <w:rsid w:val="009E2AD6"/>
    <w:rsid w:val="009E2FBF"/>
    <w:rsid w:val="009E343B"/>
    <w:rsid w:val="009E3BDA"/>
    <w:rsid w:val="009E3CC0"/>
    <w:rsid w:val="009E4C02"/>
    <w:rsid w:val="009E5688"/>
    <w:rsid w:val="009E591D"/>
    <w:rsid w:val="009E68EE"/>
    <w:rsid w:val="009E6B49"/>
    <w:rsid w:val="009F014F"/>
    <w:rsid w:val="009F0313"/>
    <w:rsid w:val="009F0A59"/>
    <w:rsid w:val="009F0F69"/>
    <w:rsid w:val="009F126D"/>
    <w:rsid w:val="009F1669"/>
    <w:rsid w:val="009F1BED"/>
    <w:rsid w:val="009F4400"/>
    <w:rsid w:val="009F4677"/>
    <w:rsid w:val="009F5B26"/>
    <w:rsid w:val="009F6872"/>
    <w:rsid w:val="009F695F"/>
    <w:rsid w:val="009F7AF4"/>
    <w:rsid w:val="00A00453"/>
    <w:rsid w:val="00A036AA"/>
    <w:rsid w:val="00A04D2A"/>
    <w:rsid w:val="00A0503C"/>
    <w:rsid w:val="00A0670D"/>
    <w:rsid w:val="00A070DC"/>
    <w:rsid w:val="00A07212"/>
    <w:rsid w:val="00A07261"/>
    <w:rsid w:val="00A076A3"/>
    <w:rsid w:val="00A07CFE"/>
    <w:rsid w:val="00A07F22"/>
    <w:rsid w:val="00A119BB"/>
    <w:rsid w:val="00A11FAF"/>
    <w:rsid w:val="00A13BDF"/>
    <w:rsid w:val="00A148C4"/>
    <w:rsid w:val="00A15165"/>
    <w:rsid w:val="00A16699"/>
    <w:rsid w:val="00A1670D"/>
    <w:rsid w:val="00A16730"/>
    <w:rsid w:val="00A17473"/>
    <w:rsid w:val="00A20209"/>
    <w:rsid w:val="00A20290"/>
    <w:rsid w:val="00A2081C"/>
    <w:rsid w:val="00A20897"/>
    <w:rsid w:val="00A21237"/>
    <w:rsid w:val="00A233FB"/>
    <w:rsid w:val="00A25592"/>
    <w:rsid w:val="00A25616"/>
    <w:rsid w:val="00A25978"/>
    <w:rsid w:val="00A25FFB"/>
    <w:rsid w:val="00A26605"/>
    <w:rsid w:val="00A278C9"/>
    <w:rsid w:val="00A311DC"/>
    <w:rsid w:val="00A316A5"/>
    <w:rsid w:val="00A32CEB"/>
    <w:rsid w:val="00A3331B"/>
    <w:rsid w:val="00A33F65"/>
    <w:rsid w:val="00A34007"/>
    <w:rsid w:val="00A345AC"/>
    <w:rsid w:val="00A34A5D"/>
    <w:rsid w:val="00A35994"/>
    <w:rsid w:val="00A4070C"/>
    <w:rsid w:val="00A40D4E"/>
    <w:rsid w:val="00A412A2"/>
    <w:rsid w:val="00A41F18"/>
    <w:rsid w:val="00A42155"/>
    <w:rsid w:val="00A422DD"/>
    <w:rsid w:val="00A4236C"/>
    <w:rsid w:val="00A4240E"/>
    <w:rsid w:val="00A430C6"/>
    <w:rsid w:val="00A44428"/>
    <w:rsid w:val="00A449C3"/>
    <w:rsid w:val="00A44B44"/>
    <w:rsid w:val="00A4566F"/>
    <w:rsid w:val="00A45AA9"/>
    <w:rsid w:val="00A45B5C"/>
    <w:rsid w:val="00A467D1"/>
    <w:rsid w:val="00A46DA5"/>
    <w:rsid w:val="00A475E3"/>
    <w:rsid w:val="00A47A75"/>
    <w:rsid w:val="00A47CF8"/>
    <w:rsid w:val="00A50231"/>
    <w:rsid w:val="00A50F05"/>
    <w:rsid w:val="00A516E8"/>
    <w:rsid w:val="00A51B1E"/>
    <w:rsid w:val="00A535AE"/>
    <w:rsid w:val="00A54080"/>
    <w:rsid w:val="00A5453B"/>
    <w:rsid w:val="00A5533D"/>
    <w:rsid w:val="00A5658E"/>
    <w:rsid w:val="00A56F9B"/>
    <w:rsid w:val="00A5766D"/>
    <w:rsid w:val="00A60CAA"/>
    <w:rsid w:val="00A630C4"/>
    <w:rsid w:val="00A632BC"/>
    <w:rsid w:val="00A634FD"/>
    <w:rsid w:val="00A636F0"/>
    <w:rsid w:val="00A63B34"/>
    <w:rsid w:val="00A64021"/>
    <w:rsid w:val="00A6420A"/>
    <w:rsid w:val="00A64216"/>
    <w:rsid w:val="00A6530C"/>
    <w:rsid w:val="00A65D7E"/>
    <w:rsid w:val="00A663FD"/>
    <w:rsid w:val="00A6779F"/>
    <w:rsid w:val="00A67FA4"/>
    <w:rsid w:val="00A7097C"/>
    <w:rsid w:val="00A716D2"/>
    <w:rsid w:val="00A7184B"/>
    <w:rsid w:val="00A72362"/>
    <w:rsid w:val="00A737E8"/>
    <w:rsid w:val="00A740FA"/>
    <w:rsid w:val="00A745F8"/>
    <w:rsid w:val="00A76086"/>
    <w:rsid w:val="00A7615A"/>
    <w:rsid w:val="00A772F1"/>
    <w:rsid w:val="00A77917"/>
    <w:rsid w:val="00A80086"/>
    <w:rsid w:val="00A80262"/>
    <w:rsid w:val="00A806C5"/>
    <w:rsid w:val="00A80D46"/>
    <w:rsid w:val="00A81220"/>
    <w:rsid w:val="00A81EFF"/>
    <w:rsid w:val="00A867A7"/>
    <w:rsid w:val="00A867D0"/>
    <w:rsid w:val="00A86BE6"/>
    <w:rsid w:val="00A86C09"/>
    <w:rsid w:val="00A87329"/>
    <w:rsid w:val="00A879E3"/>
    <w:rsid w:val="00A90027"/>
    <w:rsid w:val="00A90B7E"/>
    <w:rsid w:val="00A9105C"/>
    <w:rsid w:val="00A91C4B"/>
    <w:rsid w:val="00A91F27"/>
    <w:rsid w:val="00A927C1"/>
    <w:rsid w:val="00A93C8B"/>
    <w:rsid w:val="00A94717"/>
    <w:rsid w:val="00A95610"/>
    <w:rsid w:val="00A956B4"/>
    <w:rsid w:val="00A95B52"/>
    <w:rsid w:val="00A96554"/>
    <w:rsid w:val="00A9743D"/>
    <w:rsid w:val="00A978D8"/>
    <w:rsid w:val="00AA205C"/>
    <w:rsid w:val="00AA244B"/>
    <w:rsid w:val="00AA480E"/>
    <w:rsid w:val="00AA55B7"/>
    <w:rsid w:val="00AA579E"/>
    <w:rsid w:val="00AA59D1"/>
    <w:rsid w:val="00AA5D32"/>
    <w:rsid w:val="00AA616A"/>
    <w:rsid w:val="00AA75E4"/>
    <w:rsid w:val="00AB0CA8"/>
    <w:rsid w:val="00AB167C"/>
    <w:rsid w:val="00AB190A"/>
    <w:rsid w:val="00AB1E9E"/>
    <w:rsid w:val="00AB27D5"/>
    <w:rsid w:val="00AB3D40"/>
    <w:rsid w:val="00AB554F"/>
    <w:rsid w:val="00AB6144"/>
    <w:rsid w:val="00AB6360"/>
    <w:rsid w:val="00AB63A2"/>
    <w:rsid w:val="00AB7370"/>
    <w:rsid w:val="00AB76BD"/>
    <w:rsid w:val="00AB78A8"/>
    <w:rsid w:val="00AC0253"/>
    <w:rsid w:val="00AC0CE2"/>
    <w:rsid w:val="00AC16A3"/>
    <w:rsid w:val="00AC1F04"/>
    <w:rsid w:val="00AC2BAE"/>
    <w:rsid w:val="00AC40A8"/>
    <w:rsid w:val="00AC4255"/>
    <w:rsid w:val="00AC427C"/>
    <w:rsid w:val="00AC47EE"/>
    <w:rsid w:val="00AC491E"/>
    <w:rsid w:val="00AC666D"/>
    <w:rsid w:val="00AC732A"/>
    <w:rsid w:val="00AC74A8"/>
    <w:rsid w:val="00AD0C92"/>
    <w:rsid w:val="00AD1576"/>
    <w:rsid w:val="00AD1B83"/>
    <w:rsid w:val="00AD1FD6"/>
    <w:rsid w:val="00AD235F"/>
    <w:rsid w:val="00AD289E"/>
    <w:rsid w:val="00AD3F98"/>
    <w:rsid w:val="00AD4F68"/>
    <w:rsid w:val="00AD73F6"/>
    <w:rsid w:val="00AD745A"/>
    <w:rsid w:val="00AE080E"/>
    <w:rsid w:val="00AE08F3"/>
    <w:rsid w:val="00AE15FE"/>
    <w:rsid w:val="00AE1838"/>
    <w:rsid w:val="00AE2FDB"/>
    <w:rsid w:val="00AE344E"/>
    <w:rsid w:val="00AE6623"/>
    <w:rsid w:val="00AF0627"/>
    <w:rsid w:val="00AF0695"/>
    <w:rsid w:val="00AF07D8"/>
    <w:rsid w:val="00AF17D6"/>
    <w:rsid w:val="00AF27F5"/>
    <w:rsid w:val="00AF313A"/>
    <w:rsid w:val="00AF35BC"/>
    <w:rsid w:val="00AF3AA6"/>
    <w:rsid w:val="00AF3C3E"/>
    <w:rsid w:val="00AF4A39"/>
    <w:rsid w:val="00AF4AB9"/>
    <w:rsid w:val="00AF5031"/>
    <w:rsid w:val="00AF5599"/>
    <w:rsid w:val="00AF64F6"/>
    <w:rsid w:val="00AF7170"/>
    <w:rsid w:val="00B00042"/>
    <w:rsid w:val="00B000CC"/>
    <w:rsid w:val="00B0044A"/>
    <w:rsid w:val="00B012A4"/>
    <w:rsid w:val="00B0201D"/>
    <w:rsid w:val="00B0260E"/>
    <w:rsid w:val="00B02B3C"/>
    <w:rsid w:val="00B03086"/>
    <w:rsid w:val="00B03742"/>
    <w:rsid w:val="00B0399E"/>
    <w:rsid w:val="00B04AA0"/>
    <w:rsid w:val="00B050A8"/>
    <w:rsid w:val="00B052C0"/>
    <w:rsid w:val="00B05B5A"/>
    <w:rsid w:val="00B07988"/>
    <w:rsid w:val="00B10C09"/>
    <w:rsid w:val="00B10C53"/>
    <w:rsid w:val="00B11325"/>
    <w:rsid w:val="00B11C8B"/>
    <w:rsid w:val="00B120F3"/>
    <w:rsid w:val="00B12292"/>
    <w:rsid w:val="00B1248D"/>
    <w:rsid w:val="00B127F4"/>
    <w:rsid w:val="00B1282F"/>
    <w:rsid w:val="00B12E8F"/>
    <w:rsid w:val="00B12F6D"/>
    <w:rsid w:val="00B13FCD"/>
    <w:rsid w:val="00B14469"/>
    <w:rsid w:val="00B14E3D"/>
    <w:rsid w:val="00B15262"/>
    <w:rsid w:val="00B1559B"/>
    <w:rsid w:val="00B16389"/>
    <w:rsid w:val="00B16990"/>
    <w:rsid w:val="00B16B8C"/>
    <w:rsid w:val="00B16DA9"/>
    <w:rsid w:val="00B16EC1"/>
    <w:rsid w:val="00B1796C"/>
    <w:rsid w:val="00B200E9"/>
    <w:rsid w:val="00B20239"/>
    <w:rsid w:val="00B2055A"/>
    <w:rsid w:val="00B20A83"/>
    <w:rsid w:val="00B20BE9"/>
    <w:rsid w:val="00B20BF3"/>
    <w:rsid w:val="00B211B2"/>
    <w:rsid w:val="00B21505"/>
    <w:rsid w:val="00B2184F"/>
    <w:rsid w:val="00B220FD"/>
    <w:rsid w:val="00B222AA"/>
    <w:rsid w:val="00B226D7"/>
    <w:rsid w:val="00B22BFF"/>
    <w:rsid w:val="00B22C90"/>
    <w:rsid w:val="00B2354E"/>
    <w:rsid w:val="00B2361B"/>
    <w:rsid w:val="00B238A0"/>
    <w:rsid w:val="00B23BF1"/>
    <w:rsid w:val="00B23CA5"/>
    <w:rsid w:val="00B23CE8"/>
    <w:rsid w:val="00B25746"/>
    <w:rsid w:val="00B25FCA"/>
    <w:rsid w:val="00B2618A"/>
    <w:rsid w:val="00B262B1"/>
    <w:rsid w:val="00B26D44"/>
    <w:rsid w:val="00B27034"/>
    <w:rsid w:val="00B27930"/>
    <w:rsid w:val="00B27F50"/>
    <w:rsid w:val="00B3011D"/>
    <w:rsid w:val="00B30CD9"/>
    <w:rsid w:val="00B327B9"/>
    <w:rsid w:val="00B33067"/>
    <w:rsid w:val="00B33271"/>
    <w:rsid w:val="00B337F7"/>
    <w:rsid w:val="00B3387A"/>
    <w:rsid w:val="00B34277"/>
    <w:rsid w:val="00B3446C"/>
    <w:rsid w:val="00B34F78"/>
    <w:rsid w:val="00B35B67"/>
    <w:rsid w:val="00B36E78"/>
    <w:rsid w:val="00B374DF"/>
    <w:rsid w:val="00B3761A"/>
    <w:rsid w:val="00B379E9"/>
    <w:rsid w:val="00B4026A"/>
    <w:rsid w:val="00B4035B"/>
    <w:rsid w:val="00B418FC"/>
    <w:rsid w:val="00B41BFE"/>
    <w:rsid w:val="00B41ECE"/>
    <w:rsid w:val="00B421E9"/>
    <w:rsid w:val="00B42559"/>
    <w:rsid w:val="00B426EE"/>
    <w:rsid w:val="00B42A06"/>
    <w:rsid w:val="00B4309B"/>
    <w:rsid w:val="00B43208"/>
    <w:rsid w:val="00B43CB0"/>
    <w:rsid w:val="00B43EEE"/>
    <w:rsid w:val="00B44B9E"/>
    <w:rsid w:val="00B44EB6"/>
    <w:rsid w:val="00B45517"/>
    <w:rsid w:val="00B46CF6"/>
    <w:rsid w:val="00B46E0A"/>
    <w:rsid w:val="00B471E2"/>
    <w:rsid w:val="00B47BD1"/>
    <w:rsid w:val="00B5123F"/>
    <w:rsid w:val="00B51FE5"/>
    <w:rsid w:val="00B528B0"/>
    <w:rsid w:val="00B54BDF"/>
    <w:rsid w:val="00B55E86"/>
    <w:rsid w:val="00B56C1C"/>
    <w:rsid w:val="00B572D7"/>
    <w:rsid w:val="00B620AD"/>
    <w:rsid w:val="00B63424"/>
    <w:rsid w:val="00B64015"/>
    <w:rsid w:val="00B64BD4"/>
    <w:rsid w:val="00B64D5B"/>
    <w:rsid w:val="00B65022"/>
    <w:rsid w:val="00B6536A"/>
    <w:rsid w:val="00B65881"/>
    <w:rsid w:val="00B66175"/>
    <w:rsid w:val="00B6667D"/>
    <w:rsid w:val="00B66891"/>
    <w:rsid w:val="00B66EF9"/>
    <w:rsid w:val="00B672B6"/>
    <w:rsid w:val="00B6784F"/>
    <w:rsid w:val="00B70201"/>
    <w:rsid w:val="00B71AA5"/>
    <w:rsid w:val="00B72410"/>
    <w:rsid w:val="00B72505"/>
    <w:rsid w:val="00B72FC6"/>
    <w:rsid w:val="00B7425E"/>
    <w:rsid w:val="00B7550B"/>
    <w:rsid w:val="00B762ED"/>
    <w:rsid w:val="00B765F4"/>
    <w:rsid w:val="00B80922"/>
    <w:rsid w:val="00B80D2A"/>
    <w:rsid w:val="00B82199"/>
    <w:rsid w:val="00B824E3"/>
    <w:rsid w:val="00B839CF"/>
    <w:rsid w:val="00B83C08"/>
    <w:rsid w:val="00B83CC2"/>
    <w:rsid w:val="00B83F1B"/>
    <w:rsid w:val="00B845CF"/>
    <w:rsid w:val="00B84957"/>
    <w:rsid w:val="00B85009"/>
    <w:rsid w:val="00B8640C"/>
    <w:rsid w:val="00B87462"/>
    <w:rsid w:val="00B875F9"/>
    <w:rsid w:val="00B87B21"/>
    <w:rsid w:val="00B901A8"/>
    <w:rsid w:val="00B902A0"/>
    <w:rsid w:val="00B90381"/>
    <w:rsid w:val="00B909F2"/>
    <w:rsid w:val="00B913A0"/>
    <w:rsid w:val="00B91538"/>
    <w:rsid w:val="00B92649"/>
    <w:rsid w:val="00B92757"/>
    <w:rsid w:val="00B928BC"/>
    <w:rsid w:val="00B93226"/>
    <w:rsid w:val="00B93C57"/>
    <w:rsid w:val="00B93F70"/>
    <w:rsid w:val="00B94399"/>
    <w:rsid w:val="00B943F9"/>
    <w:rsid w:val="00B94422"/>
    <w:rsid w:val="00B9487F"/>
    <w:rsid w:val="00B95314"/>
    <w:rsid w:val="00B96E13"/>
    <w:rsid w:val="00B96F26"/>
    <w:rsid w:val="00B97CA8"/>
    <w:rsid w:val="00B97F8E"/>
    <w:rsid w:val="00BA03B8"/>
    <w:rsid w:val="00BA1AFE"/>
    <w:rsid w:val="00BA2D35"/>
    <w:rsid w:val="00BA44A7"/>
    <w:rsid w:val="00BA558F"/>
    <w:rsid w:val="00BA71F8"/>
    <w:rsid w:val="00BA7685"/>
    <w:rsid w:val="00BA7A3B"/>
    <w:rsid w:val="00BB010F"/>
    <w:rsid w:val="00BB0EA2"/>
    <w:rsid w:val="00BB1021"/>
    <w:rsid w:val="00BB10E5"/>
    <w:rsid w:val="00BB110E"/>
    <w:rsid w:val="00BB1421"/>
    <w:rsid w:val="00BB1620"/>
    <w:rsid w:val="00BB24F8"/>
    <w:rsid w:val="00BB272F"/>
    <w:rsid w:val="00BB2D8E"/>
    <w:rsid w:val="00BB3051"/>
    <w:rsid w:val="00BB366E"/>
    <w:rsid w:val="00BB5273"/>
    <w:rsid w:val="00BB5D86"/>
    <w:rsid w:val="00BB60E2"/>
    <w:rsid w:val="00BB633F"/>
    <w:rsid w:val="00BB6D1C"/>
    <w:rsid w:val="00BB6FA8"/>
    <w:rsid w:val="00BB7829"/>
    <w:rsid w:val="00BC22A5"/>
    <w:rsid w:val="00BC285B"/>
    <w:rsid w:val="00BC2955"/>
    <w:rsid w:val="00BC2B07"/>
    <w:rsid w:val="00BC2D51"/>
    <w:rsid w:val="00BC3248"/>
    <w:rsid w:val="00BC3AC6"/>
    <w:rsid w:val="00BC4F44"/>
    <w:rsid w:val="00BC5762"/>
    <w:rsid w:val="00BC5FA6"/>
    <w:rsid w:val="00BC6807"/>
    <w:rsid w:val="00BD0154"/>
    <w:rsid w:val="00BD02C3"/>
    <w:rsid w:val="00BD0804"/>
    <w:rsid w:val="00BD100E"/>
    <w:rsid w:val="00BD19DA"/>
    <w:rsid w:val="00BD2FA9"/>
    <w:rsid w:val="00BD30B6"/>
    <w:rsid w:val="00BD3481"/>
    <w:rsid w:val="00BD5605"/>
    <w:rsid w:val="00BD57FA"/>
    <w:rsid w:val="00BD59AE"/>
    <w:rsid w:val="00BD6D4F"/>
    <w:rsid w:val="00BD76C2"/>
    <w:rsid w:val="00BE02D9"/>
    <w:rsid w:val="00BE0E3A"/>
    <w:rsid w:val="00BE1649"/>
    <w:rsid w:val="00BE1CA6"/>
    <w:rsid w:val="00BE3929"/>
    <w:rsid w:val="00BE3B3E"/>
    <w:rsid w:val="00BE44ED"/>
    <w:rsid w:val="00BE4809"/>
    <w:rsid w:val="00BE4ADA"/>
    <w:rsid w:val="00BE5B26"/>
    <w:rsid w:val="00BE5C26"/>
    <w:rsid w:val="00BE5D43"/>
    <w:rsid w:val="00BE6DFD"/>
    <w:rsid w:val="00BF16B9"/>
    <w:rsid w:val="00BF16E1"/>
    <w:rsid w:val="00BF2540"/>
    <w:rsid w:val="00BF288C"/>
    <w:rsid w:val="00BF35F7"/>
    <w:rsid w:val="00BF39C9"/>
    <w:rsid w:val="00BF4011"/>
    <w:rsid w:val="00BF423B"/>
    <w:rsid w:val="00BF4F94"/>
    <w:rsid w:val="00BF4FD7"/>
    <w:rsid w:val="00BF613A"/>
    <w:rsid w:val="00BF70C8"/>
    <w:rsid w:val="00BF74C7"/>
    <w:rsid w:val="00BF7E78"/>
    <w:rsid w:val="00C01A11"/>
    <w:rsid w:val="00C03964"/>
    <w:rsid w:val="00C04375"/>
    <w:rsid w:val="00C04D75"/>
    <w:rsid w:val="00C04E8A"/>
    <w:rsid w:val="00C06927"/>
    <w:rsid w:val="00C06E05"/>
    <w:rsid w:val="00C07C6E"/>
    <w:rsid w:val="00C07CD5"/>
    <w:rsid w:val="00C107A5"/>
    <w:rsid w:val="00C10838"/>
    <w:rsid w:val="00C12E55"/>
    <w:rsid w:val="00C133DF"/>
    <w:rsid w:val="00C13CF3"/>
    <w:rsid w:val="00C14DB7"/>
    <w:rsid w:val="00C15443"/>
    <w:rsid w:val="00C16729"/>
    <w:rsid w:val="00C1676C"/>
    <w:rsid w:val="00C16D13"/>
    <w:rsid w:val="00C20F50"/>
    <w:rsid w:val="00C217A6"/>
    <w:rsid w:val="00C21A2D"/>
    <w:rsid w:val="00C22533"/>
    <w:rsid w:val="00C230AB"/>
    <w:rsid w:val="00C238C5"/>
    <w:rsid w:val="00C23EC9"/>
    <w:rsid w:val="00C24093"/>
    <w:rsid w:val="00C24A24"/>
    <w:rsid w:val="00C24D04"/>
    <w:rsid w:val="00C25296"/>
    <w:rsid w:val="00C2561A"/>
    <w:rsid w:val="00C25753"/>
    <w:rsid w:val="00C25A3D"/>
    <w:rsid w:val="00C25D56"/>
    <w:rsid w:val="00C2647D"/>
    <w:rsid w:val="00C26D33"/>
    <w:rsid w:val="00C27F68"/>
    <w:rsid w:val="00C301FF"/>
    <w:rsid w:val="00C30286"/>
    <w:rsid w:val="00C30DA1"/>
    <w:rsid w:val="00C30ED7"/>
    <w:rsid w:val="00C31778"/>
    <w:rsid w:val="00C31966"/>
    <w:rsid w:val="00C31F62"/>
    <w:rsid w:val="00C31F8A"/>
    <w:rsid w:val="00C320EE"/>
    <w:rsid w:val="00C3256F"/>
    <w:rsid w:val="00C32704"/>
    <w:rsid w:val="00C32953"/>
    <w:rsid w:val="00C32C3D"/>
    <w:rsid w:val="00C35186"/>
    <w:rsid w:val="00C357EE"/>
    <w:rsid w:val="00C35C2A"/>
    <w:rsid w:val="00C36112"/>
    <w:rsid w:val="00C365E6"/>
    <w:rsid w:val="00C36E0B"/>
    <w:rsid w:val="00C37347"/>
    <w:rsid w:val="00C373E9"/>
    <w:rsid w:val="00C37835"/>
    <w:rsid w:val="00C40B51"/>
    <w:rsid w:val="00C41DAD"/>
    <w:rsid w:val="00C4268F"/>
    <w:rsid w:val="00C4363C"/>
    <w:rsid w:val="00C4382E"/>
    <w:rsid w:val="00C43AE5"/>
    <w:rsid w:val="00C44D9B"/>
    <w:rsid w:val="00C44EE1"/>
    <w:rsid w:val="00C45374"/>
    <w:rsid w:val="00C4556F"/>
    <w:rsid w:val="00C46538"/>
    <w:rsid w:val="00C46619"/>
    <w:rsid w:val="00C4732C"/>
    <w:rsid w:val="00C503EB"/>
    <w:rsid w:val="00C50523"/>
    <w:rsid w:val="00C5055A"/>
    <w:rsid w:val="00C51E1B"/>
    <w:rsid w:val="00C52804"/>
    <w:rsid w:val="00C52C25"/>
    <w:rsid w:val="00C52DA8"/>
    <w:rsid w:val="00C52E93"/>
    <w:rsid w:val="00C52EFF"/>
    <w:rsid w:val="00C53972"/>
    <w:rsid w:val="00C540F7"/>
    <w:rsid w:val="00C54886"/>
    <w:rsid w:val="00C55620"/>
    <w:rsid w:val="00C55948"/>
    <w:rsid w:val="00C55E97"/>
    <w:rsid w:val="00C56E4A"/>
    <w:rsid w:val="00C575FB"/>
    <w:rsid w:val="00C60FEE"/>
    <w:rsid w:val="00C61783"/>
    <w:rsid w:val="00C62593"/>
    <w:rsid w:val="00C62888"/>
    <w:rsid w:val="00C62D11"/>
    <w:rsid w:val="00C636D0"/>
    <w:rsid w:val="00C63B64"/>
    <w:rsid w:val="00C65BB2"/>
    <w:rsid w:val="00C65C6F"/>
    <w:rsid w:val="00C65DEC"/>
    <w:rsid w:val="00C66AE2"/>
    <w:rsid w:val="00C67040"/>
    <w:rsid w:val="00C67063"/>
    <w:rsid w:val="00C6735E"/>
    <w:rsid w:val="00C706D2"/>
    <w:rsid w:val="00C7091A"/>
    <w:rsid w:val="00C71142"/>
    <w:rsid w:val="00C721FC"/>
    <w:rsid w:val="00C726EC"/>
    <w:rsid w:val="00C74379"/>
    <w:rsid w:val="00C7601D"/>
    <w:rsid w:val="00C7729E"/>
    <w:rsid w:val="00C817F3"/>
    <w:rsid w:val="00C818B7"/>
    <w:rsid w:val="00C81EB9"/>
    <w:rsid w:val="00C82790"/>
    <w:rsid w:val="00C82F9E"/>
    <w:rsid w:val="00C84AB3"/>
    <w:rsid w:val="00C84ACE"/>
    <w:rsid w:val="00C84BE0"/>
    <w:rsid w:val="00C853E8"/>
    <w:rsid w:val="00C86844"/>
    <w:rsid w:val="00C8694D"/>
    <w:rsid w:val="00C874B1"/>
    <w:rsid w:val="00C876D0"/>
    <w:rsid w:val="00C90155"/>
    <w:rsid w:val="00C906DE"/>
    <w:rsid w:val="00C91294"/>
    <w:rsid w:val="00C91557"/>
    <w:rsid w:val="00C91BE5"/>
    <w:rsid w:val="00C92C66"/>
    <w:rsid w:val="00C94DF2"/>
    <w:rsid w:val="00C95275"/>
    <w:rsid w:val="00C952A7"/>
    <w:rsid w:val="00C959C2"/>
    <w:rsid w:val="00C96E88"/>
    <w:rsid w:val="00C971E2"/>
    <w:rsid w:val="00C9724C"/>
    <w:rsid w:val="00C9742A"/>
    <w:rsid w:val="00CA1BEC"/>
    <w:rsid w:val="00CA202B"/>
    <w:rsid w:val="00CA2141"/>
    <w:rsid w:val="00CA2B4F"/>
    <w:rsid w:val="00CA2B7C"/>
    <w:rsid w:val="00CA30CF"/>
    <w:rsid w:val="00CA312F"/>
    <w:rsid w:val="00CA4EC5"/>
    <w:rsid w:val="00CA5A06"/>
    <w:rsid w:val="00CA610E"/>
    <w:rsid w:val="00CA6A53"/>
    <w:rsid w:val="00CA772E"/>
    <w:rsid w:val="00CB01DA"/>
    <w:rsid w:val="00CB04D4"/>
    <w:rsid w:val="00CB055B"/>
    <w:rsid w:val="00CB0763"/>
    <w:rsid w:val="00CB1118"/>
    <w:rsid w:val="00CB127B"/>
    <w:rsid w:val="00CB2CD9"/>
    <w:rsid w:val="00CB51CD"/>
    <w:rsid w:val="00CB5484"/>
    <w:rsid w:val="00CB5498"/>
    <w:rsid w:val="00CB54A0"/>
    <w:rsid w:val="00CB761F"/>
    <w:rsid w:val="00CB7644"/>
    <w:rsid w:val="00CC155A"/>
    <w:rsid w:val="00CC168E"/>
    <w:rsid w:val="00CC24A4"/>
    <w:rsid w:val="00CC27A7"/>
    <w:rsid w:val="00CC330C"/>
    <w:rsid w:val="00CC3901"/>
    <w:rsid w:val="00CC4C7B"/>
    <w:rsid w:val="00CC5595"/>
    <w:rsid w:val="00CC5620"/>
    <w:rsid w:val="00CC6B38"/>
    <w:rsid w:val="00CC6B3E"/>
    <w:rsid w:val="00CC7B22"/>
    <w:rsid w:val="00CD1632"/>
    <w:rsid w:val="00CD2A4A"/>
    <w:rsid w:val="00CD2D03"/>
    <w:rsid w:val="00CD330B"/>
    <w:rsid w:val="00CD3BD8"/>
    <w:rsid w:val="00CD4BB0"/>
    <w:rsid w:val="00CD4D47"/>
    <w:rsid w:val="00CD5558"/>
    <w:rsid w:val="00CD5E52"/>
    <w:rsid w:val="00CD60C0"/>
    <w:rsid w:val="00CD6BBE"/>
    <w:rsid w:val="00CD7457"/>
    <w:rsid w:val="00CE0104"/>
    <w:rsid w:val="00CE01F2"/>
    <w:rsid w:val="00CE09FB"/>
    <w:rsid w:val="00CE142B"/>
    <w:rsid w:val="00CE39E8"/>
    <w:rsid w:val="00CE3AE4"/>
    <w:rsid w:val="00CE3B1A"/>
    <w:rsid w:val="00CE45B7"/>
    <w:rsid w:val="00CE4CE5"/>
    <w:rsid w:val="00CE62CC"/>
    <w:rsid w:val="00CE65CF"/>
    <w:rsid w:val="00CE6749"/>
    <w:rsid w:val="00CE67CD"/>
    <w:rsid w:val="00CE6EE0"/>
    <w:rsid w:val="00CE7CA4"/>
    <w:rsid w:val="00CF09BE"/>
    <w:rsid w:val="00CF143F"/>
    <w:rsid w:val="00CF2A8F"/>
    <w:rsid w:val="00CF417C"/>
    <w:rsid w:val="00CF4CD3"/>
    <w:rsid w:val="00CF4D3D"/>
    <w:rsid w:val="00CF52FB"/>
    <w:rsid w:val="00CF5806"/>
    <w:rsid w:val="00CF5AB1"/>
    <w:rsid w:val="00CF5D9B"/>
    <w:rsid w:val="00CF646C"/>
    <w:rsid w:val="00CF68F1"/>
    <w:rsid w:val="00CF6AE7"/>
    <w:rsid w:val="00D00046"/>
    <w:rsid w:val="00D007BE"/>
    <w:rsid w:val="00D00B0C"/>
    <w:rsid w:val="00D01C2B"/>
    <w:rsid w:val="00D02BFE"/>
    <w:rsid w:val="00D03238"/>
    <w:rsid w:val="00D03E80"/>
    <w:rsid w:val="00D040D0"/>
    <w:rsid w:val="00D047DA"/>
    <w:rsid w:val="00D04A73"/>
    <w:rsid w:val="00D055CA"/>
    <w:rsid w:val="00D05BAC"/>
    <w:rsid w:val="00D063EA"/>
    <w:rsid w:val="00D063FC"/>
    <w:rsid w:val="00D06FCE"/>
    <w:rsid w:val="00D078CE"/>
    <w:rsid w:val="00D1035D"/>
    <w:rsid w:val="00D103F1"/>
    <w:rsid w:val="00D110B2"/>
    <w:rsid w:val="00D115FF"/>
    <w:rsid w:val="00D11FC4"/>
    <w:rsid w:val="00D1354F"/>
    <w:rsid w:val="00D1380E"/>
    <w:rsid w:val="00D13A26"/>
    <w:rsid w:val="00D1440A"/>
    <w:rsid w:val="00D14926"/>
    <w:rsid w:val="00D151A7"/>
    <w:rsid w:val="00D15DFF"/>
    <w:rsid w:val="00D16860"/>
    <w:rsid w:val="00D16D79"/>
    <w:rsid w:val="00D17D8A"/>
    <w:rsid w:val="00D20AAD"/>
    <w:rsid w:val="00D21741"/>
    <w:rsid w:val="00D21D46"/>
    <w:rsid w:val="00D21EE9"/>
    <w:rsid w:val="00D223B8"/>
    <w:rsid w:val="00D2266E"/>
    <w:rsid w:val="00D22B32"/>
    <w:rsid w:val="00D22DC2"/>
    <w:rsid w:val="00D242CE"/>
    <w:rsid w:val="00D24447"/>
    <w:rsid w:val="00D247CB"/>
    <w:rsid w:val="00D24D29"/>
    <w:rsid w:val="00D25362"/>
    <w:rsid w:val="00D2588E"/>
    <w:rsid w:val="00D26CF0"/>
    <w:rsid w:val="00D2744A"/>
    <w:rsid w:val="00D3103A"/>
    <w:rsid w:val="00D339DA"/>
    <w:rsid w:val="00D35051"/>
    <w:rsid w:val="00D3516A"/>
    <w:rsid w:val="00D3531A"/>
    <w:rsid w:val="00D35E23"/>
    <w:rsid w:val="00D371AA"/>
    <w:rsid w:val="00D37805"/>
    <w:rsid w:val="00D40216"/>
    <w:rsid w:val="00D4035C"/>
    <w:rsid w:val="00D40673"/>
    <w:rsid w:val="00D411F1"/>
    <w:rsid w:val="00D420F2"/>
    <w:rsid w:val="00D42BCB"/>
    <w:rsid w:val="00D43635"/>
    <w:rsid w:val="00D43ECB"/>
    <w:rsid w:val="00D4422E"/>
    <w:rsid w:val="00D44654"/>
    <w:rsid w:val="00D4490A"/>
    <w:rsid w:val="00D45519"/>
    <w:rsid w:val="00D46DFD"/>
    <w:rsid w:val="00D5086B"/>
    <w:rsid w:val="00D508F0"/>
    <w:rsid w:val="00D50D0B"/>
    <w:rsid w:val="00D51A5A"/>
    <w:rsid w:val="00D526DA"/>
    <w:rsid w:val="00D52C41"/>
    <w:rsid w:val="00D5313D"/>
    <w:rsid w:val="00D5314F"/>
    <w:rsid w:val="00D539D9"/>
    <w:rsid w:val="00D558C2"/>
    <w:rsid w:val="00D55DEC"/>
    <w:rsid w:val="00D5657F"/>
    <w:rsid w:val="00D5680D"/>
    <w:rsid w:val="00D56A80"/>
    <w:rsid w:val="00D56BA1"/>
    <w:rsid w:val="00D574A1"/>
    <w:rsid w:val="00D5761F"/>
    <w:rsid w:val="00D578A4"/>
    <w:rsid w:val="00D60057"/>
    <w:rsid w:val="00D60EDA"/>
    <w:rsid w:val="00D6167D"/>
    <w:rsid w:val="00D61F6F"/>
    <w:rsid w:val="00D620EF"/>
    <w:rsid w:val="00D64798"/>
    <w:rsid w:val="00D654D4"/>
    <w:rsid w:val="00D66432"/>
    <w:rsid w:val="00D66C8E"/>
    <w:rsid w:val="00D66E3E"/>
    <w:rsid w:val="00D6711F"/>
    <w:rsid w:val="00D67302"/>
    <w:rsid w:val="00D67A44"/>
    <w:rsid w:val="00D715E3"/>
    <w:rsid w:val="00D71E49"/>
    <w:rsid w:val="00D71EB8"/>
    <w:rsid w:val="00D71EC9"/>
    <w:rsid w:val="00D73F24"/>
    <w:rsid w:val="00D7434F"/>
    <w:rsid w:val="00D743D8"/>
    <w:rsid w:val="00D7444A"/>
    <w:rsid w:val="00D74924"/>
    <w:rsid w:val="00D74A65"/>
    <w:rsid w:val="00D751E6"/>
    <w:rsid w:val="00D76702"/>
    <w:rsid w:val="00D76E7A"/>
    <w:rsid w:val="00D76F3C"/>
    <w:rsid w:val="00D77093"/>
    <w:rsid w:val="00D77409"/>
    <w:rsid w:val="00D779C7"/>
    <w:rsid w:val="00D806E9"/>
    <w:rsid w:val="00D808CB"/>
    <w:rsid w:val="00D80C3A"/>
    <w:rsid w:val="00D80CF1"/>
    <w:rsid w:val="00D81A49"/>
    <w:rsid w:val="00D82084"/>
    <w:rsid w:val="00D82BC7"/>
    <w:rsid w:val="00D83B3D"/>
    <w:rsid w:val="00D84236"/>
    <w:rsid w:val="00D85403"/>
    <w:rsid w:val="00D86234"/>
    <w:rsid w:val="00D872AA"/>
    <w:rsid w:val="00D87E58"/>
    <w:rsid w:val="00D90BBA"/>
    <w:rsid w:val="00D9249B"/>
    <w:rsid w:val="00D93CA3"/>
    <w:rsid w:val="00D9405A"/>
    <w:rsid w:val="00D944EE"/>
    <w:rsid w:val="00D94A6E"/>
    <w:rsid w:val="00D95D54"/>
    <w:rsid w:val="00D96916"/>
    <w:rsid w:val="00D97035"/>
    <w:rsid w:val="00D9718A"/>
    <w:rsid w:val="00DA0B0A"/>
    <w:rsid w:val="00DA1543"/>
    <w:rsid w:val="00DA1581"/>
    <w:rsid w:val="00DA2042"/>
    <w:rsid w:val="00DA272F"/>
    <w:rsid w:val="00DA3FBC"/>
    <w:rsid w:val="00DA406A"/>
    <w:rsid w:val="00DA4B77"/>
    <w:rsid w:val="00DA4F03"/>
    <w:rsid w:val="00DA5DBA"/>
    <w:rsid w:val="00DA670B"/>
    <w:rsid w:val="00DA6D93"/>
    <w:rsid w:val="00DA706F"/>
    <w:rsid w:val="00DA7471"/>
    <w:rsid w:val="00DB178B"/>
    <w:rsid w:val="00DB19F6"/>
    <w:rsid w:val="00DB2785"/>
    <w:rsid w:val="00DB2B82"/>
    <w:rsid w:val="00DB3F2B"/>
    <w:rsid w:val="00DB418D"/>
    <w:rsid w:val="00DB5544"/>
    <w:rsid w:val="00DB5E10"/>
    <w:rsid w:val="00DB61CE"/>
    <w:rsid w:val="00DB6A27"/>
    <w:rsid w:val="00DB6DA8"/>
    <w:rsid w:val="00DB6DFA"/>
    <w:rsid w:val="00DC000D"/>
    <w:rsid w:val="00DC0140"/>
    <w:rsid w:val="00DC0269"/>
    <w:rsid w:val="00DC0606"/>
    <w:rsid w:val="00DC12F4"/>
    <w:rsid w:val="00DC19C8"/>
    <w:rsid w:val="00DC1AC6"/>
    <w:rsid w:val="00DC24ED"/>
    <w:rsid w:val="00DC4154"/>
    <w:rsid w:val="00DC4229"/>
    <w:rsid w:val="00DC57F3"/>
    <w:rsid w:val="00DC659D"/>
    <w:rsid w:val="00DC6DC8"/>
    <w:rsid w:val="00DC7816"/>
    <w:rsid w:val="00DC7F2C"/>
    <w:rsid w:val="00DD00F8"/>
    <w:rsid w:val="00DD1B2E"/>
    <w:rsid w:val="00DD1F0F"/>
    <w:rsid w:val="00DD23B3"/>
    <w:rsid w:val="00DD247F"/>
    <w:rsid w:val="00DD26BE"/>
    <w:rsid w:val="00DD2F08"/>
    <w:rsid w:val="00DD368E"/>
    <w:rsid w:val="00DD3A05"/>
    <w:rsid w:val="00DD3A7D"/>
    <w:rsid w:val="00DD3C3E"/>
    <w:rsid w:val="00DD450F"/>
    <w:rsid w:val="00DD4E7F"/>
    <w:rsid w:val="00DD5223"/>
    <w:rsid w:val="00DD5575"/>
    <w:rsid w:val="00DD56F9"/>
    <w:rsid w:val="00DD599F"/>
    <w:rsid w:val="00DD5C55"/>
    <w:rsid w:val="00DD5D8F"/>
    <w:rsid w:val="00DD7435"/>
    <w:rsid w:val="00DE0386"/>
    <w:rsid w:val="00DE14D7"/>
    <w:rsid w:val="00DE1F4A"/>
    <w:rsid w:val="00DE23B4"/>
    <w:rsid w:val="00DE2593"/>
    <w:rsid w:val="00DE2B5D"/>
    <w:rsid w:val="00DE321E"/>
    <w:rsid w:val="00DE397C"/>
    <w:rsid w:val="00DE3D21"/>
    <w:rsid w:val="00DE43A9"/>
    <w:rsid w:val="00DE4827"/>
    <w:rsid w:val="00DE5CB3"/>
    <w:rsid w:val="00DE6375"/>
    <w:rsid w:val="00DE6CB6"/>
    <w:rsid w:val="00DE744D"/>
    <w:rsid w:val="00DE7722"/>
    <w:rsid w:val="00DF0057"/>
    <w:rsid w:val="00DF0100"/>
    <w:rsid w:val="00DF01AE"/>
    <w:rsid w:val="00DF042E"/>
    <w:rsid w:val="00DF0AB6"/>
    <w:rsid w:val="00DF10E8"/>
    <w:rsid w:val="00DF1CED"/>
    <w:rsid w:val="00DF26D6"/>
    <w:rsid w:val="00DF32E4"/>
    <w:rsid w:val="00DF3C4E"/>
    <w:rsid w:val="00DF4E04"/>
    <w:rsid w:val="00DF4EC5"/>
    <w:rsid w:val="00DF510F"/>
    <w:rsid w:val="00DF5419"/>
    <w:rsid w:val="00DF543B"/>
    <w:rsid w:val="00DF6A5B"/>
    <w:rsid w:val="00DF6B26"/>
    <w:rsid w:val="00DF7704"/>
    <w:rsid w:val="00DF7D33"/>
    <w:rsid w:val="00E00574"/>
    <w:rsid w:val="00E00ED6"/>
    <w:rsid w:val="00E01A6A"/>
    <w:rsid w:val="00E01C2D"/>
    <w:rsid w:val="00E021AB"/>
    <w:rsid w:val="00E02392"/>
    <w:rsid w:val="00E027E0"/>
    <w:rsid w:val="00E03109"/>
    <w:rsid w:val="00E03170"/>
    <w:rsid w:val="00E039C4"/>
    <w:rsid w:val="00E03C75"/>
    <w:rsid w:val="00E064E2"/>
    <w:rsid w:val="00E067C3"/>
    <w:rsid w:val="00E06816"/>
    <w:rsid w:val="00E1187A"/>
    <w:rsid w:val="00E11935"/>
    <w:rsid w:val="00E11A1E"/>
    <w:rsid w:val="00E11EA3"/>
    <w:rsid w:val="00E12AE5"/>
    <w:rsid w:val="00E13615"/>
    <w:rsid w:val="00E14A37"/>
    <w:rsid w:val="00E150CE"/>
    <w:rsid w:val="00E152CF"/>
    <w:rsid w:val="00E15666"/>
    <w:rsid w:val="00E15823"/>
    <w:rsid w:val="00E166A5"/>
    <w:rsid w:val="00E16C04"/>
    <w:rsid w:val="00E17DE3"/>
    <w:rsid w:val="00E17EAC"/>
    <w:rsid w:val="00E17EB8"/>
    <w:rsid w:val="00E2008E"/>
    <w:rsid w:val="00E20836"/>
    <w:rsid w:val="00E2200A"/>
    <w:rsid w:val="00E2332B"/>
    <w:rsid w:val="00E23542"/>
    <w:rsid w:val="00E24087"/>
    <w:rsid w:val="00E24BF0"/>
    <w:rsid w:val="00E24FC2"/>
    <w:rsid w:val="00E259E1"/>
    <w:rsid w:val="00E25DC7"/>
    <w:rsid w:val="00E26433"/>
    <w:rsid w:val="00E2743F"/>
    <w:rsid w:val="00E30CD7"/>
    <w:rsid w:val="00E3153B"/>
    <w:rsid w:val="00E31B4D"/>
    <w:rsid w:val="00E32CE9"/>
    <w:rsid w:val="00E330EF"/>
    <w:rsid w:val="00E3338A"/>
    <w:rsid w:val="00E333F6"/>
    <w:rsid w:val="00E33A2D"/>
    <w:rsid w:val="00E34392"/>
    <w:rsid w:val="00E34B45"/>
    <w:rsid w:val="00E354A0"/>
    <w:rsid w:val="00E3597B"/>
    <w:rsid w:val="00E35B5E"/>
    <w:rsid w:val="00E361EE"/>
    <w:rsid w:val="00E37BC4"/>
    <w:rsid w:val="00E37E71"/>
    <w:rsid w:val="00E402FA"/>
    <w:rsid w:val="00E40E83"/>
    <w:rsid w:val="00E4211F"/>
    <w:rsid w:val="00E4315C"/>
    <w:rsid w:val="00E439F6"/>
    <w:rsid w:val="00E43D74"/>
    <w:rsid w:val="00E447DD"/>
    <w:rsid w:val="00E44FF1"/>
    <w:rsid w:val="00E450E3"/>
    <w:rsid w:val="00E451EA"/>
    <w:rsid w:val="00E452A3"/>
    <w:rsid w:val="00E47211"/>
    <w:rsid w:val="00E47618"/>
    <w:rsid w:val="00E50295"/>
    <w:rsid w:val="00E52C16"/>
    <w:rsid w:val="00E52C4B"/>
    <w:rsid w:val="00E52C9F"/>
    <w:rsid w:val="00E539AC"/>
    <w:rsid w:val="00E54084"/>
    <w:rsid w:val="00E54FF9"/>
    <w:rsid w:val="00E55544"/>
    <w:rsid w:val="00E56B95"/>
    <w:rsid w:val="00E56DAC"/>
    <w:rsid w:val="00E57309"/>
    <w:rsid w:val="00E57A0B"/>
    <w:rsid w:val="00E6028F"/>
    <w:rsid w:val="00E60E5B"/>
    <w:rsid w:val="00E62A0B"/>
    <w:rsid w:val="00E6443C"/>
    <w:rsid w:val="00E644AC"/>
    <w:rsid w:val="00E644DB"/>
    <w:rsid w:val="00E652D8"/>
    <w:rsid w:val="00E65F7F"/>
    <w:rsid w:val="00E65F90"/>
    <w:rsid w:val="00E66423"/>
    <w:rsid w:val="00E67621"/>
    <w:rsid w:val="00E67DBF"/>
    <w:rsid w:val="00E70476"/>
    <w:rsid w:val="00E70F6B"/>
    <w:rsid w:val="00E71025"/>
    <w:rsid w:val="00E7124E"/>
    <w:rsid w:val="00E7129C"/>
    <w:rsid w:val="00E71DCD"/>
    <w:rsid w:val="00E72501"/>
    <w:rsid w:val="00E737F1"/>
    <w:rsid w:val="00E73A0E"/>
    <w:rsid w:val="00E73BF3"/>
    <w:rsid w:val="00E7407F"/>
    <w:rsid w:val="00E749A8"/>
    <w:rsid w:val="00E74ACE"/>
    <w:rsid w:val="00E74AF8"/>
    <w:rsid w:val="00E74C6C"/>
    <w:rsid w:val="00E76783"/>
    <w:rsid w:val="00E77077"/>
    <w:rsid w:val="00E77A49"/>
    <w:rsid w:val="00E77EEE"/>
    <w:rsid w:val="00E804CC"/>
    <w:rsid w:val="00E80D2A"/>
    <w:rsid w:val="00E8172D"/>
    <w:rsid w:val="00E81742"/>
    <w:rsid w:val="00E8332E"/>
    <w:rsid w:val="00E833F0"/>
    <w:rsid w:val="00E8368A"/>
    <w:rsid w:val="00E849A8"/>
    <w:rsid w:val="00E860F6"/>
    <w:rsid w:val="00E87070"/>
    <w:rsid w:val="00E873B4"/>
    <w:rsid w:val="00E87449"/>
    <w:rsid w:val="00E87EBB"/>
    <w:rsid w:val="00E9157E"/>
    <w:rsid w:val="00E91B85"/>
    <w:rsid w:val="00E92A5C"/>
    <w:rsid w:val="00E9303F"/>
    <w:rsid w:val="00E932BD"/>
    <w:rsid w:val="00E95011"/>
    <w:rsid w:val="00E960DD"/>
    <w:rsid w:val="00E96A97"/>
    <w:rsid w:val="00E97599"/>
    <w:rsid w:val="00E976A0"/>
    <w:rsid w:val="00EA008E"/>
    <w:rsid w:val="00EA00C9"/>
    <w:rsid w:val="00EA0A05"/>
    <w:rsid w:val="00EA116D"/>
    <w:rsid w:val="00EA2476"/>
    <w:rsid w:val="00EA2561"/>
    <w:rsid w:val="00EA27CA"/>
    <w:rsid w:val="00EA2BC0"/>
    <w:rsid w:val="00EA2D67"/>
    <w:rsid w:val="00EA392B"/>
    <w:rsid w:val="00EA56F2"/>
    <w:rsid w:val="00EA5B59"/>
    <w:rsid w:val="00EA5D35"/>
    <w:rsid w:val="00EA66BF"/>
    <w:rsid w:val="00EA79C7"/>
    <w:rsid w:val="00EA79DA"/>
    <w:rsid w:val="00EB00D9"/>
    <w:rsid w:val="00EB0804"/>
    <w:rsid w:val="00EB0A89"/>
    <w:rsid w:val="00EB0C2F"/>
    <w:rsid w:val="00EB0EE1"/>
    <w:rsid w:val="00EB1038"/>
    <w:rsid w:val="00EB233E"/>
    <w:rsid w:val="00EB2569"/>
    <w:rsid w:val="00EB2D57"/>
    <w:rsid w:val="00EB3747"/>
    <w:rsid w:val="00EB4617"/>
    <w:rsid w:val="00EB509B"/>
    <w:rsid w:val="00EB5B5C"/>
    <w:rsid w:val="00EB6F11"/>
    <w:rsid w:val="00EC0B02"/>
    <w:rsid w:val="00EC1A02"/>
    <w:rsid w:val="00EC246F"/>
    <w:rsid w:val="00EC354D"/>
    <w:rsid w:val="00EC3AA2"/>
    <w:rsid w:val="00EC3C72"/>
    <w:rsid w:val="00EC405E"/>
    <w:rsid w:val="00EC43D6"/>
    <w:rsid w:val="00EC5296"/>
    <w:rsid w:val="00EC5953"/>
    <w:rsid w:val="00ED0259"/>
    <w:rsid w:val="00ED0808"/>
    <w:rsid w:val="00ED1B01"/>
    <w:rsid w:val="00ED1B57"/>
    <w:rsid w:val="00ED287E"/>
    <w:rsid w:val="00ED2A7A"/>
    <w:rsid w:val="00ED303C"/>
    <w:rsid w:val="00ED321B"/>
    <w:rsid w:val="00ED34A9"/>
    <w:rsid w:val="00ED39CF"/>
    <w:rsid w:val="00ED3B2B"/>
    <w:rsid w:val="00ED3F71"/>
    <w:rsid w:val="00ED433A"/>
    <w:rsid w:val="00ED4B05"/>
    <w:rsid w:val="00ED4E00"/>
    <w:rsid w:val="00ED4F9C"/>
    <w:rsid w:val="00ED58DE"/>
    <w:rsid w:val="00EE0182"/>
    <w:rsid w:val="00EE062E"/>
    <w:rsid w:val="00EE06BE"/>
    <w:rsid w:val="00EE086D"/>
    <w:rsid w:val="00EE0A71"/>
    <w:rsid w:val="00EE1308"/>
    <w:rsid w:val="00EE1334"/>
    <w:rsid w:val="00EE1563"/>
    <w:rsid w:val="00EE209C"/>
    <w:rsid w:val="00EE22F9"/>
    <w:rsid w:val="00EE3ADB"/>
    <w:rsid w:val="00EE3E0C"/>
    <w:rsid w:val="00EE4F79"/>
    <w:rsid w:val="00EE5940"/>
    <w:rsid w:val="00EE5CE0"/>
    <w:rsid w:val="00EE5D32"/>
    <w:rsid w:val="00EE5FC7"/>
    <w:rsid w:val="00EE6E4E"/>
    <w:rsid w:val="00EE7548"/>
    <w:rsid w:val="00EE7616"/>
    <w:rsid w:val="00EE7E5C"/>
    <w:rsid w:val="00EE7F3D"/>
    <w:rsid w:val="00EF065E"/>
    <w:rsid w:val="00EF1345"/>
    <w:rsid w:val="00EF1592"/>
    <w:rsid w:val="00EF16C3"/>
    <w:rsid w:val="00EF1EA3"/>
    <w:rsid w:val="00EF2B05"/>
    <w:rsid w:val="00EF3C14"/>
    <w:rsid w:val="00EF3C38"/>
    <w:rsid w:val="00EF4949"/>
    <w:rsid w:val="00EF4FE9"/>
    <w:rsid w:val="00EF502E"/>
    <w:rsid w:val="00EF673A"/>
    <w:rsid w:val="00EF6F8F"/>
    <w:rsid w:val="00EF7AC4"/>
    <w:rsid w:val="00EF7FD9"/>
    <w:rsid w:val="00F00FA0"/>
    <w:rsid w:val="00F01A00"/>
    <w:rsid w:val="00F01D03"/>
    <w:rsid w:val="00F01F7E"/>
    <w:rsid w:val="00F033D5"/>
    <w:rsid w:val="00F0346C"/>
    <w:rsid w:val="00F039E6"/>
    <w:rsid w:val="00F04AAB"/>
    <w:rsid w:val="00F04D08"/>
    <w:rsid w:val="00F04DB4"/>
    <w:rsid w:val="00F05809"/>
    <w:rsid w:val="00F05E22"/>
    <w:rsid w:val="00F05FFE"/>
    <w:rsid w:val="00F06125"/>
    <w:rsid w:val="00F06A4C"/>
    <w:rsid w:val="00F06BF6"/>
    <w:rsid w:val="00F102F0"/>
    <w:rsid w:val="00F105DE"/>
    <w:rsid w:val="00F12467"/>
    <w:rsid w:val="00F13186"/>
    <w:rsid w:val="00F13C45"/>
    <w:rsid w:val="00F1474C"/>
    <w:rsid w:val="00F15730"/>
    <w:rsid w:val="00F16442"/>
    <w:rsid w:val="00F17370"/>
    <w:rsid w:val="00F2002C"/>
    <w:rsid w:val="00F21066"/>
    <w:rsid w:val="00F215FC"/>
    <w:rsid w:val="00F2167F"/>
    <w:rsid w:val="00F21A2A"/>
    <w:rsid w:val="00F21D36"/>
    <w:rsid w:val="00F22D7E"/>
    <w:rsid w:val="00F22EEE"/>
    <w:rsid w:val="00F230B4"/>
    <w:rsid w:val="00F24453"/>
    <w:rsid w:val="00F24D27"/>
    <w:rsid w:val="00F254F5"/>
    <w:rsid w:val="00F2627D"/>
    <w:rsid w:val="00F26A19"/>
    <w:rsid w:val="00F26C97"/>
    <w:rsid w:val="00F27135"/>
    <w:rsid w:val="00F30669"/>
    <w:rsid w:val="00F31684"/>
    <w:rsid w:val="00F3170F"/>
    <w:rsid w:val="00F31976"/>
    <w:rsid w:val="00F31A43"/>
    <w:rsid w:val="00F32C21"/>
    <w:rsid w:val="00F332CB"/>
    <w:rsid w:val="00F33D1F"/>
    <w:rsid w:val="00F3439E"/>
    <w:rsid w:val="00F36262"/>
    <w:rsid w:val="00F362E9"/>
    <w:rsid w:val="00F36584"/>
    <w:rsid w:val="00F3692D"/>
    <w:rsid w:val="00F37245"/>
    <w:rsid w:val="00F3792E"/>
    <w:rsid w:val="00F4043C"/>
    <w:rsid w:val="00F40905"/>
    <w:rsid w:val="00F40D46"/>
    <w:rsid w:val="00F4251F"/>
    <w:rsid w:val="00F447EC"/>
    <w:rsid w:val="00F44E93"/>
    <w:rsid w:val="00F47ED7"/>
    <w:rsid w:val="00F47F8E"/>
    <w:rsid w:val="00F50719"/>
    <w:rsid w:val="00F516EA"/>
    <w:rsid w:val="00F51A86"/>
    <w:rsid w:val="00F524FE"/>
    <w:rsid w:val="00F526A5"/>
    <w:rsid w:val="00F527D0"/>
    <w:rsid w:val="00F52A69"/>
    <w:rsid w:val="00F52DC5"/>
    <w:rsid w:val="00F535AD"/>
    <w:rsid w:val="00F53AF1"/>
    <w:rsid w:val="00F53DBB"/>
    <w:rsid w:val="00F53F2C"/>
    <w:rsid w:val="00F541A4"/>
    <w:rsid w:val="00F5473D"/>
    <w:rsid w:val="00F54773"/>
    <w:rsid w:val="00F569D0"/>
    <w:rsid w:val="00F56F17"/>
    <w:rsid w:val="00F56FF2"/>
    <w:rsid w:val="00F576D3"/>
    <w:rsid w:val="00F5799E"/>
    <w:rsid w:val="00F57C6D"/>
    <w:rsid w:val="00F6147A"/>
    <w:rsid w:val="00F6157F"/>
    <w:rsid w:val="00F61A9B"/>
    <w:rsid w:val="00F62D2A"/>
    <w:rsid w:val="00F6321B"/>
    <w:rsid w:val="00F63501"/>
    <w:rsid w:val="00F6417F"/>
    <w:rsid w:val="00F645B4"/>
    <w:rsid w:val="00F65971"/>
    <w:rsid w:val="00F65EDF"/>
    <w:rsid w:val="00F6659E"/>
    <w:rsid w:val="00F668C9"/>
    <w:rsid w:val="00F669E3"/>
    <w:rsid w:val="00F66FEF"/>
    <w:rsid w:val="00F6729C"/>
    <w:rsid w:val="00F6735E"/>
    <w:rsid w:val="00F67A1E"/>
    <w:rsid w:val="00F70523"/>
    <w:rsid w:val="00F708A4"/>
    <w:rsid w:val="00F711CD"/>
    <w:rsid w:val="00F71337"/>
    <w:rsid w:val="00F713F5"/>
    <w:rsid w:val="00F71913"/>
    <w:rsid w:val="00F71E0C"/>
    <w:rsid w:val="00F724B7"/>
    <w:rsid w:val="00F72A52"/>
    <w:rsid w:val="00F72D71"/>
    <w:rsid w:val="00F73276"/>
    <w:rsid w:val="00F73494"/>
    <w:rsid w:val="00F74951"/>
    <w:rsid w:val="00F750C9"/>
    <w:rsid w:val="00F755C7"/>
    <w:rsid w:val="00F75C3B"/>
    <w:rsid w:val="00F75CF4"/>
    <w:rsid w:val="00F76544"/>
    <w:rsid w:val="00F771E5"/>
    <w:rsid w:val="00F77FAD"/>
    <w:rsid w:val="00F8026A"/>
    <w:rsid w:val="00F80698"/>
    <w:rsid w:val="00F80E11"/>
    <w:rsid w:val="00F811EC"/>
    <w:rsid w:val="00F81D87"/>
    <w:rsid w:val="00F820D7"/>
    <w:rsid w:val="00F823A2"/>
    <w:rsid w:val="00F82D79"/>
    <w:rsid w:val="00F82DD4"/>
    <w:rsid w:val="00F831C9"/>
    <w:rsid w:val="00F83353"/>
    <w:rsid w:val="00F833A0"/>
    <w:rsid w:val="00F85148"/>
    <w:rsid w:val="00F87319"/>
    <w:rsid w:val="00F87465"/>
    <w:rsid w:val="00F8774E"/>
    <w:rsid w:val="00F87C27"/>
    <w:rsid w:val="00F87D85"/>
    <w:rsid w:val="00F9001B"/>
    <w:rsid w:val="00F9123C"/>
    <w:rsid w:val="00F912B6"/>
    <w:rsid w:val="00F914AF"/>
    <w:rsid w:val="00F91F88"/>
    <w:rsid w:val="00F91FD5"/>
    <w:rsid w:val="00F936AF"/>
    <w:rsid w:val="00F94C22"/>
    <w:rsid w:val="00F96179"/>
    <w:rsid w:val="00F961CE"/>
    <w:rsid w:val="00F96AD5"/>
    <w:rsid w:val="00F96E06"/>
    <w:rsid w:val="00F96E5E"/>
    <w:rsid w:val="00F96F0D"/>
    <w:rsid w:val="00F96FEE"/>
    <w:rsid w:val="00F97290"/>
    <w:rsid w:val="00F972C2"/>
    <w:rsid w:val="00F975C5"/>
    <w:rsid w:val="00F97F15"/>
    <w:rsid w:val="00FA0B57"/>
    <w:rsid w:val="00FA2A78"/>
    <w:rsid w:val="00FA38C2"/>
    <w:rsid w:val="00FA3915"/>
    <w:rsid w:val="00FA3A9E"/>
    <w:rsid w:val="00FA3B45"/>
    <w:rsid w:val="00FA3BAD"/>
    <w:rsid w:val="00FA40C6"/>
    <w:rsid w:val="00FA4817"/>
    <w:rsid w:val="00FA4D2A"/>
    <w:rsid w:val="00FA5727"/>
    <w:rsid w:val="00FA5746"/>
    <w:rsid w:val="00FA5D92"/>
    <w:rsid w:val="00FA5E75"/>
    <w:rsid w:val="00FA6498"/>
    <w:rsid w:val="00FA67D3"/>
    <w:rsid w:val="00FA6EF4"/>
    <w:rsid w:val="00FA7632"/>
    <w:rsid w:val="00FA7C5F"/>
    <w:rsid w:val="00FA7E53"/>
    <w:rsid w:val="00FB0CC9"/>
    <w:rsid w:val="00FB1050"/>
    <w:rsid w:val="00FB263A"/>
    <w:rsid w:val="00FB3A40"/>
    <w:rsid w:val="00FB4821"/>
    <w:rsid w:val="00FB4AA2"/>
    <w:rsid w:val="00FB4F97"/>
    <w:rsid w:val="00FB5102"/>
    <w:rsid w:val="00FB53C3"/>
    <w:rsid w:val="00FB5CC4"/>
    <w:rsid w:val="00FB63A8"/>
    <w:rsid w:val="00FB767A"/>
    <w:rsid w:val="00FB7DB2"/>
    <w:rsid w:val="00FC0082"/>
    <w:rsid w:val="00FC06FB"/>
    <w:rsid w:val="00FC0EC4"/>
    <w:rsid w:val="00FC1D59"/>
    <w:rsid w:val="00FC220C"/>
    <w:rsid w:val="00FC3793"/>
    <w:rsid w:val="00FC3B25"/>
    <w:rsid w:val="00FC3F37"/>
    <w:rsid w:val="00FC437B"/>
    <w:rsid w:val="00FC51B1"/>
    <w:rsid w:val="00FC570B"/>
    <w:rsid w:val="00FC62F7"/>
    <w:rsid w:val="00FC6A88"/>
    <w:rsid w:val="00FC7734"/>
    <w:rsid w:val="00FC7AAF"/>
    <w:rsid w:val="00FD003B"/>
    <w:rsid w:val="00FD0562"/>
    <w:rsid w:val="00FD0580"/>
    <w:rsid w:val="00FD06DC"/>
    <w:rsid w:val="00FD086C"/>
    <w:rsid w:val="00FD0B31"/>
    <w:rsid w:val="00FD1D5F"/>
    <w:rsid w:val="00FD241C"/>
    <w:rsid w:val="00FD2E23"/>
    <w:rsid w:val="00FD57E0"/>
    <w:rsid w:val="00FD6551"/>
    <w:rsid w:val="00FD6E51"/>
    <w:rsid w:val="00FD7306"/>
    <w:rsid w:val="00FD7827"/>
    <w:rsid w:val="00FE0C6A"/>
    <w:rsid w:val="00FE2115"/>
    <w:rsid w:val="00FE2958"/>
    <w:rsid w:val="00FE3463"/>
    <w:rsid w:val="00FE3560"/>
    <w:rsid w:val="00FE3B71"/>
    <w:rsid w:val="00FE46AE"/>
    <w:rsid w:val="00FE4823"/>
    <w:rsid w:val="00FE52C5"/>
    <w:rsid w:val="00FE5EBC"/>
    <w:rsid w:val="00FE71FE"/>
    <w:rsid w:val="00FE75DD"/>
    <w:rsid w:val="00FE7C2F"/>
    <w:rsid w:val="00FF07CE"/>
    <w:rsid w:val="00FF0F8A"/>
    <w:rsid w:val="00FF2117"/>
    <w:rsid w:val="00FF24C9"/>
    <w:rsid w:val="00FF2F84"/>
    <w:rsid w:val="00FF33C4"/>
    <w:rsid w:val="00FF3E69"/>
    <w:rsid w:val="00FF62D2"/>
    <w:rsid w:val="00FF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54C6D5F"/>
  <w15:chartTrackingRefBased/>
  <w15:docId w15:val="{9B21163E-708D-49DF-9215-D72D74E1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d">
    <w:name w:val="Normal"/>
    <w:qFormat/>
    <w:pPr>
      <w:spacing w:after="60"/>
      <w:jc w:val="both"/>
    </w:pPr>
    <w:rPr>
      <w:sz w:val="24"/>
      <w:szCs w:val="24"/>
    </w:rPr>
  </w:style>
  <w:style w:type="paragraph" w:styleId="18">
    <w:name w:val="heading 1"/>
    <w:aliases w:val="*_1_Заголовок,H1,Заголов,Заголовок 1 Знак Знак,Загол 1,Heading 1_Rus,Document Header1,ЗАГОЛОВОК1,Heading for Top Section,Heading 0,heading1,1,!_1"/>
    <w:basedOn w:val="ad"/>
    <w:next w:val="ad"/>
    <w:link w:val="110"/>
    <w:uiPriority w:val="9"/>
    <w:qFormat/>
    <w:rsid w:val="00B16EC1"/>
    <w:pPr>
      <w:keepNext/>
      <w:pageBreakBefore/>
      <w:numPr>
        <w:numId w:val="111"/>
      </w:numPr>
      <w:spacing w:line="360" w:lineRule="auto"/>
      <w:outlineLvl w:val="0"/>
    </w:pPr>
    <w:rPr>
      <w:b/>
      <w:kern w:val="28"/>
      <w:sz w:val="28"/>
      <w:szCs w:val="20"/>
    </w:rPr>
  </w:style>
  <w:style w:type="paragraph" w:styleId="29">
    <w:name w:val="heading 2"/>
    <w:aliases w:val="*_2_Заголовок,!_2"/>
    <w:basedOn w:val="ad"/>
    <w:next w:val="ad"/>
    <w:link w:val="2a"/>
    <w:uiPriority w:val="9"/>
    <w:qFormat/>
    <w:rsid w:val="00477320"/>
    <w:pPr>
      <w:keepNext/>
      <w:numPr>
        <w:ilvl w:val="1"/>
        <w:numId w:val="111"/>
      </w:numPr>
      <w:spacing w:before="60" w:line="360" w:lineRule="auto"/>
      <w:outlineLvl w:val="1"/>
    </w:pPr>
    <w:rPr>
      <w:b/>
      <w:sz w:val="28"/>
      <w:szCs w:val="20"/>
      <w:lang w:val="x-none" w:eastAsia="x-none"/>
    </w:rPr>
  </w:style>
  <w:style w:type="paragraph" w:styleId="35">
    <w:name w:val="heading 3"/>
    <w:aliases w:val="*_3_Заголовок,!_3"/>
    <w:basedOn w:val="ad"/>
    <w:next w:val="ad"/>
    <w:link w:val="37"/>
    <w:uiPriority w:val="9"/>
    <w:qFormat/>
    <w:rsid w:val="00A11FAF"/>
    <w:pPr>
      <w:keepNext/>
      <w:numPr>
        <w:ilvl w:val="2"/>
        <w:numId w:val="111"/>
      </w:numPr>
      <w:spacing w:before="60" w:line="360" w:lineRule="auto"/>
      <w:outlineLvl w:val="2"/>
    </w:pPr>
    <w:rPr>
      <w:b/>
      <w:sz w:val="28"/>
      <w:szCs w:val="20"/>
      <w:lang w:val="x-none" w:eastAsia="x-none"/>
    </w:rPr>
  </w:style>
  <w:style w:type="paragraph" w:styleId="42">
    <w:name w:val="heading 4"/>
    <w:aliases w:val="*_4_Заголовок,!_4"/>
    <w:basedOn w:val="ad"/>
    <w:next w:val="ad"/>
    <w:link w:val="44"/>
    <w:uiPriority w:val="9"/>
    <w:qFormat/>
    <w:rsid w:val="00831639"/>
    <w:pPr>
      <w:keepNext/>
      <w:keepLines/>
      <w:numPr>
        <w:ilvl w:val="3"/>
        <w:numId w:val="111"/>
      </w:numPr>
      <w:spacing w:before="60" w:line="360" w:lineRule="auto"/>
      <w:outlineLvl w:val="3"/>
    </w:pPr>
    <w:rPr>
      <w:b/>
      <w:sz w:val="28"/>
      <w:szCs w:val="20"/>
      <w:lang w:val="x-none" w:eastAsia="x-none"/>
    </w:rPr>
  </w:style>
  <w:style w:type="paragraph" w:styleId="51">
    <w:name w:val="heading 5"/>
    <w:aliases w:val="*_5_Заголовок,!_5"/>
    <w:basedOn w:val="ad"/>
    <w:next w:val="ad"/>
    <w:link w:val="52"/>
    <w:uiPriority w:val="9"/>
    <w:qFormat/>
    <w:rsid w:val="00831639"/>
    <w:pPr>
      <w:keepNext/>
      <w:numPr>
        <w:ilvl w:val="4"/>
        <w:numId w:val="111"/>
      </w:numPr>
      <w:spacing w:before="60" w:line="360" w:lineRule="auto"/>
      <w:outlineLvl w:val="4"/>
    </w:pPr>
    <w:rPr>
      <w:b/>
      <w:sz w:val="28"/>
      <w:szCs w:val="20"/>
      <w:lang w:val="x-none" w:eastAsia="x-none"/>
    </w:rPr>
  </w:style>
  <w:style w:type="paragraph" w:styleId="6">
    <w:name w:val="heading 6"/>
    <w:aliases w:val="*_6_Заголовок"/>
    <w:basedOn w:val="ad"/>
    <w:next w:val="ad"/>
    <w:link w:val="60"/>
    <w:uiPriority w:val="9"/>
    <w:qFormat/>
    <w:rsid w:val="00831639"/>
    <w:pPr>
      <w:keepNext/>
      <w:numPr>
        <w:ilvl w:val="5"/>
        <w:numId w:val="111"/>
      </w:numPr>
      <w:spacing w:before="60" w:line="360" w:lineRule="auto"/>
      <w:outlineLvl w:val="5"/>
    </w:pPr>
    <w:rPr>
      <w:b/>
      <w:sz w:val="28"/>
      <w:szCs w:val="20"/>
      <w:lang w:val="x-none" w:eastAsia="x-none"/>
    </w:rPr>
  </w:style>
  <w:style w:type="paragraph" w:styleId="7">
    <w:name w:val="heading 7"/>
    <w:aliases w:val="*_7_Заголовок"/>
    <w:basedOn w:val="ad"/>
    <w:next w:val="ad"/>
    <w:link w:val="70"/>
    <w:uiPriority w:val="9"/>
    <w:qFormat/>
    <w:rsid w:val="001E5504"/>
    <w:pPr>
      <w:keepNext/>
      <w:numPr>
        <w:ilvl w:val="6"/>
        <w:numId w:val="111"/>
      </w:numPr>
      <w:spacing w:before="60" w:line="360" w:lineRule="auto"/>
      <w:outlineLvl w:val="6"/>
    </w:pPr>
    <w:rPr>
      <w:b/>
      <w:sz w:val="28"/>
      <w:szCs w:val="28"/>
    </w:rPr>
  </w:style>
  <w:style w:type="paragraph" w:styleId="8">
    <w:name w:val="heading 8"/>
    <w:aliases w:val="H8,Legal Level 1.1.1.,Заголовок 8 Знак Знак Знак Знак Знак Знак Знак Знак Знак Знак Знак Знак Знак,Заголовок 8 Знак Знак Знак Знак Знак Знак Знак Знак Знак,Заголовок 8 Знак Знак Знак Знак Знак Знак Знак Знак Знак Знак Знак Знак,Переч_а)1)"/>
    <w:basedOn w:val="ad"/>
    <w:next w:val="ad"/>
    <w:link w:val="80"/>
    <w:uiPriority w:val="9"/>
    <w:qFormat/>
    <w:pPr>
      <w:spacing w:before="240"/>
      <w:outlineLvl w:val="7"/>
    </w:pPr>
    <w:rPr>
      <w:rFonts w:ascii="Arial" w:hAnsi="Arial"/>
      <w:i/>
      <w:sz w:val="20"/>
      <w:szCs w:val="20"/>
      <w:lang w:val="x-none" w:eastAsia="x-none"/>
    </w:rPr>
  </w:style>
  <w:style w:type="paragraph" w:styleId="9">
    <w:name w:val="heading 9"/>
    <w:aliases w:val="H9,Legal Level 1.1.1.1.,aaa,PIM 9,Titre 10,Заголовок 90,Заголовок 9 Гост"/>
    <w:basedOn w:val="ad"/>
    <w:next w:val="ad"/>
    <w:link w:val="90"/>
    <w:uiPriority w:val="9"/>
    <w:qFormat/>
    <w:pPr>
      <w:spacing w:before="240"/>
      <w:outlineLvl w:val="8"/>
    </w:pPr>
    <w:rPr>
      <w:rFonts w:ascii="Arial" w:hAnsi="Arial"/>
      <w:b/>
      <w:i/>
      <w:sz w:val="18"/>
      <w:szCs w:val="20"/>
    </w:rPr>
  </w:style>
  <w:style w:type="character" w:default="1" w:styleId="ae">
    <w:name w:val="Default Paragraph Font"/>
    <w:uiPriority w:val="1"/>
    <w:semiHidden/>
    <w:unhideWhenUsed/>
  </w:style>
  <w:style w:type="table" w:default="1" w:styleId="a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0">
    <w:name w:val="No List"/>
    <w:uiPriority w:val="99"/>
    <w:semiHidden/>
    <w:unhideWhenUsed/>
  </w:style>
  <w:style w:type="paragraph" w:customStyle="1" w:styleId="19">
    <w:name w:val="Основной текст с отступом1"/>
    <w:basedOn w:val="ad"/>
    <w:pPr>
      <w:spacing w:before="60" w:after="0"/>
      <w:ind w:firstLine="851"/>
    </w:pPr>
    <w:rPr>
      <w:szCs w:val="20"/>
    </w:rPr>
  </w:style>
  <w:style w:type="paragraph" w:styleId="a5">
    <w:name w:val="Body Text Indent"/>
    <w:aliases w:val="Основной текст 1,Нумерованный список !!,Надин стиль"/>
    <w:basedOn w:val="ad"/>
    <w:link w:val="af1"/>
    <w:pPr>
      <w:numPr>
        <w:ilvl w:val="1"/>
        <w:numId w:val="11"/>
      </w:numPr>
    </w:pPr>
    <w:rPr>
      <w:szCs w:val="20"/>
      <w:lang w:val="x-none" w:eastAsia="x-none"/>
    </w:rPr>
  </w:style>
  <w:style w:type="paragraph" w:styleId="af2">
    <w:name w:val="List Bullet"/>
    <w:aliases w:val="Маркированный список 1,UL,Маркированный список Знак1,Маркированный список Знак Знак,Маркированный список Знак1 Знак Знак,Маркированный список Знак Знак Знак Знак,Маркированный список Знак1 Знак Знак Знак Знак"/>
    <w:basedOn w:val="ad"/>
    <w:autoRedefine/>
    <w:pPr>
      <w:widowControl w:val="0"/>
    </w:pPr>
  </w:style>
  <w:style w:type="paragraph" w:styleId="20">
    <w:name w:val="List Bullet 2"/>
    <w:basedOn w:val="ad"/>
    <w:autoRedefine/>
    <w:uiPriority w:val="99"/>
    <w:pPr>
      <w:numPr>
        <w:numId w:val="1"/>
      </w:numPr>
    </w:pPr>
    <w:rPr>
      <w:szCs w:val="20"/>
    </w:rPr>
  </w:style>
  <w:style w:type="paragraph" w:styleId="30">
    <w:name w:val="List Bullet 3"/>
    <w:basedOn w:val="ad"/>
    <w:autoRedefine/>
    <w:pPr>
      <w:numPr>
        <w:numId w:val="2"/>
      </w:numPr>
    </w:pPr>
    <w:rPr>
      <w:szCs w:val="20"/>
    </w:rPr>
  </w:style>
  <w:style w:type="paragraph" w:styleId="40">
    <w:name w:val="List Bullet 4"/>
    <w:basedOn w:val="ad"/>
    <w:autoRedefine/>
    <w:pPr>
      <w:numPr>
        <w:numId w:val="3"/>
      </w:numPr>
    </w:pPr>
    <w:rPr>
      <w:szCs w:val="20"/>
    </w:rPr>
  </w:style>
  <w:style w:type="paragraph" w:styleId="50">
    <w:name w:val="List Bullet 5"/>
    <w:basedOn w:val="ad"/>
    <w:autoRedefine/>
    <w:pPr>
      <w:numPr>
        <w:numId w:val="4"/>
      </w:numPr>
    </w:pPr>
    <w:rPr>
      <w:szCs w:val="20"/>
    </w:rPr>
  </w:style>
  <w:style w:type="paragraph" w:styleId="a">
    <w:name w:val="List Number"/>
    <w:basedOn w:val="ad"/>
    <w:uiPriority w:val="99"/>
    <w:pPr>
      <w:numPr>
        <w:numId w:val="5"/>
      </w:numPr>
    </w:pPr>
    <w:rPr>
      <w:szCs w:val="20"/>
    </w:rPr>
  </w:style>
  <w:style w:type="paragraph" w:styleId="2">
    <w:name w:val="List Number 2"/>
    <w:basedOn w:val="ad"/>
    <w:uiPriority w:val="99"/>
    <w:pPr>
      <w:numPr>
        <w:numId w:val="6"/>
      </w:numPr>
    </w:pPr>
    <w:rPr>
      <w:szCs w:val="20"/>
    </w:rPr>
  </w:style>
  <w:style w:type="paragraph" w:styleId="3">
    <w:name w:val="List Number 3"/>
    <w:basedOn w:val="ad"/>
    <w:semiHidden/>
    <w:pPr>
      <w:numPr>
        <w:numId w:val="7"/>
      </w:numPr>
    </w:pPr>
    <w:rPr>
      <w:szCs w:val="20"/>
    </w:rPr>
  </w:style>
  <w:style w:type="paragraph" w:styleId="4">
    <w:name w:val="List Number 4"/>
    <w:basedOn w:val="ad"/>
    <w:semiHidden/>
    <w:pPr>
      <w:numPr>
        <w:numId w:val="8"/>
      </w:numPr>
      <w:tabs>
        <w:tab w:val="clear" w:pos="1209"/>
        <w:tab w:val="num" w:pos="360"/>
      </w:tabs>
      <w:ind w:left="0" w:firstLine="0"/>
    </w:pPr>
    <w:rPr>
      <w:szCs w:val="20"/>
    </w:rPr>
  </w:style>
  <w:style w:type="paragraph" w:styleId="5">
    <w:name w:val="List Number 5"/>
    <w:basedOn w:val="ad"/>
    <w:semiHidden/>
    <w:pPr>
      <w:numPr>
        <w:numId w:val="9"/>
      </w:numPr>
    </w:pPr>
    <w:rPr>
      <w:szCs w:val="20"/>
    </w:rPr>
  </w:style>
  <w:style w:type="paragraph" w:customStyle="1" w:styleId="ac">
    <w:name w:val="Раздел"/>
    <w:basedOn w:val="ad"/>
    <w:pPr>
      <w:numPr>
        <w:ilvl w:val="1"/>
        <w:numId w:val="10"/>
      </w:numPr>
      <w:spacing w:before="120" w:after="120"/>
      <w:jc w:val="center"/>
    </w:pPr>
    <w:rPr>
      <w:rFonts w:ascii="Arial Narrow" w:hAnsi="Arial Narrow"/>
      <w:b/>
      <w:sz w:val="28"/>
      <w:szCs w:val="20"/>
    </w:rPr>
  </w:style>
  <w:style w:type="paragraph" w:customStyle="1" w:styleId="af3">
    <w:name w:val="Часть"/>
    <w:basedOn w:val="ad"/>
    <w:semiHidden/>
    <w:pPr>
      <w:jc w:val="center"/>
    </w:pPr>
    <w:rPr>
      <w:rFonts w:ascii="Arial" w:hAnsi="Arial"/>
      <w:b/>
      <w:caps/>
      <w:sz w:val="32"/>
      <w:szCs w:val="20"/>
    </w:rPr>
  </w:style>
  <w:style w:type="paragraph" w:customStyle="1" w:styleId="38">
    <w:name w:val="Раздел 3"/>
    <w:basedOn w:val="ad"/>
    <w:semiHidden/>
    <w:pPr>
      <w:spacing w:before="120" w:after="120"/>
      <w:jc w:val="center"/>
    </w:pPr>
    <w:rPr>
      <w:b/>
      <w:szCs w:val="20"/>
    </w:rPr>
  </w:style>
  <w:style w:type="paragraph" w:customStyle="1" w:styleId="a4">
    <w:name w:val="Условия контракта"/>
    <w:basedOn w:val="ad"/>
    <w:pPr>
      <w:numPr>
        <w:numId w:val="11"/>
      </w:numPr>
      <w:spacing w:before="240" w:after="120"/>
    </w:pPr>
    <w:rPr>
      <w:b/>
      <w:szCs w:val="20"/>
    </w:rPr>
  </w:style>
  <w:style w:type="paragraph" w:customStyle="1" w:styleId="Instruction">
    <w:name w:val="Instruction"/>
    <w:basedOn w:val="a5"/>
    <w:semiHidden/>
    <w:pPr>
      <w:numPr>
        <w:ilvl w:val="0"/>
        <w:numId w:val="0"/>
      </w:numPr>
      <w:tabs>
        <w:tab w:val="num" w:pos="360"/>
      </w:tabs>
      <w:spacing w:before="180"/>
      <w:ind w:left="360" w:hanging="360"/>
    </w:pPr>
    <w:rPr>
      <w:b/>
    </w:rPr>
  </w:style>
  <w:style w:type="paragraph" w:customStyle="1" w:styleId="af4">
    <w:name w:val="Название"/>
    <w:aliases w:val="Знак8,Знак2 Знак"/>
    <w:basedOn w:val="ad"/>
    <w:link w:val="af5"/>
    <w:pPr>
      <w:spacing w:before="240"/>
      <w:jc w:val="center"/>
      <w:outlineLvl w:val="0"/>
    </w:pPr>
    <w:rPr>
      <w:rFonts w:ascii="Arial" w:hAnsi="Arial"/>
      <w:b/>
      <w:kern w:val="28"/>
      <w:sz w:val="32"/>
      <w:szCs w:val="20"/>
      <w:lang w:val="x-none" w:eastAsia="x-none"/>
    </w:rPr>
  </w:style>
  <w:style w:type="paragraph" w:styleId="af6">
    <w:name w:val="Subtitle"/>
    <w:basedOn w:val="ad"/>
    <w:link w:val="af7"/>
    <w:pPr>
      <w:jc w:val="center"/>
      <w:outlineLvl w:val="1"/>
    </w:pPr>
    <w:rPr>
      <w:rFonts w:ascii="Arial" w:hAnsi="Arial"/>
      <w:szCs w:val="20"/>
      <w:lang w:val="x-none" w:eastAsia="x-none"/>
    </w:rPr>
  </w:style>
  <w:style w:type="paragraph" w:customStyle="1" w:styleId="af8">
    <w:name w:val="Тендерные данные"/>
    <w:basedOn w:val="ad"/>
    <w:pPr>
      <w:tabs>
        <w:tab w:val="left" w:pos="1985"/>
      </w:tabs>
      <w:spacing w:before="120"/>
    </w:pPr>
    <w:rPr>
      <w:b/>
      <w:szCs w:val="20"/>
    </w:rPr>
  </w:style>
  <w:style w:type="paragraph" w:styleId="39">
    <w:name w:val="toc 3"/>
    <w:basedOn w:val="ad"/>
    <w:next w:val="ad"/>
    <w:autoRedefine/>
    <w:uiPriority w:val="39"/>
    <w:rsid w:val="00C6735E"/>
    <w:pPr>
      <w:tabs>
        <w:tab w:val="right" w:leader="dot" w:pos="9346"/>
      </w:tabs>
      <w:spacing w:after="0" w:line="360" w:lineRule="auto"/>
      <w:ind w:left="480"/>
    </w:pPr>
    <w:rPr>
      <w:iCs/>
      <w:noProof/>
      <w:sz w:val="28"/>
      <w:szCs w:val="20"/>
    </w:rPr>
  </w:style>
  <w:style w:type="paragraph" w:styleId="1a">
    <w:name w:val="toc 1"/>
    <w:basedOn w:val="ad"/>
    <w:next w:val="ad"/>
    <w:autoRedefine/>
    <w:uiPriority w:val="39"/>
    <w:rsid w:val="00C6735E"/>
    <w:pPr>
      <w:tabs>
        <w:tab w:val="right" w:leader="dot" w:pos="9346"/>
      </w:tabs>
      <w:spacing w:after="0" w:line="360" w:lineRule="auto"/>
    </w:pPr>
    <w:rPr>
      <w:rFonts w:ascii="Times New Roman Полужирный" w:hAnsi="Times New Roman Полужирный"/>
      <w:b/>
      <w:bCs/>
      <w:noProof/>
      <w:sz w:val="28"/>
      <w:szCs w:val="20"/>
    </w:rPr>
  </w:style>
  <w:style w:type="paragraph" w:styleId="2b">
    <w:name w:val="toc 2"/>
    <w:basedOn w:val="ad"/>
    <w:next w:val="ad"/>
    <w:autoRedefine/>
    <w:uiPriority w:val="39"/>
    <w:rsid w:val="00C6735E"/>
    <w:pPr>
      <w:tabs>
        <w:tab w:val="right" w:leader="dot" w:pos="9346"/>
      </w:tabs>
      <w:spacing w:after="0" w:line="360" w:lineRule="auto"/>
      <w:ind w:left="238"/>
    </w:pPr>
    <w:rPr>
      <w:noProof/>
      <w:sz w:val="28"/>
      <w:szCs w:val="20"/>
    </w:rPr>
  </w:style>
  <w:style w:type="paragraph" w:styleId="af9">
    <w:name w:val="Date"/>
    <w:basedOn w:val="ad"/>
    <w:next w:val="ad"/>
    <w:semiHidden/>
    <w:rPr>
      <w:szCs w:val="20"/>
    </w:rPr>
  </w:style>
  <w:style w:type="paragraph" w:customStyle="1" w:styleId="a7">
    <w:name w:val="Îáû÷íûé"/>
    <w:semiHidden/>
    <w:pPr>
      <w:numPr>
        <w:ilvl w:val="4"/>
        <w:numId w:val="44"/>
      </w:numPr>
    </w:pPr>
  </w:style>
  <w:style w:type="paragraph" w:customStyle="1" w:styleId="afa">
    <w:name w:val="Íîðìàëüíûé"/>
    <w:semiHidden/>
    <w:rPr>
      <w:rFonts w:ascii="Courier" w:hAnsi="Courier"/>
      <w:sz w:val="24"/>
      <w:lang w:val="en-GB"/>
    </w:rPr>
  </w:style>
  <w:style w:type="paragraph" w:styleId="afb">
    <w:name w:val="Body Text"/>
    <w:aliases w:val="Основной текст Знак Знак,Основной текст Знак"/>
    <w:basedOn w:val="ad"/>
    <w:link w:val="1b"/>
    <w:pPr>
      <w:spacing w:after="120"/>
    </w:pPr>
    <w:rPr>
      <w:szCs w:val="20"/>
      <w:lang w:val="x-none" w:eastAsia="x-none"/>
    </w:rPr>
  </w:style>
  <w:style w:type="paragraph" w:customStyle="1" w:styleId="afc">
    <w:name w:val="Подраздел"/>
    <w:basedOn w:val="ad"/>
    <w:semiHidden/>
    <w:pPr>
      <w:suppressAutoHyphens/>
      <w:spacing w:before="240" w:after="120"/>
      <w:jc w:val="center"/>
    </w:pPr>
    <w:rPr>
      <w:rFonts w:ascii="TimesDL" w:hAnsi="TimesDL"/>
      <w:b/>
      <w:smallCaps/>
      <w:spacing w:val="-2"/>
      <w:szCs w:val="20"/>
    </w:rPr>
  </w:style>
  <w:style w:type="paragraph" w:styleId="2c">
    <w:name w:val="Body Text Indent 2"/>
    <w:aliases w:val="Знак"/>
    <w:basedOn w:val="ad"/>
    <w:link w:val="2d"/>
    <w:pPr>
      <w:spacing w:after="120" w:line="480" w:lineRule="auto"/>
      <w:ind w:left="283"/>
    </w:pPr>
    <w:rPr>
      <w:szCs w:val="20"/>
      <w:lang w:val="x-none" w:eastAsia="x-none"/>
    </w:rPr>
  </w:style>
  <w:style w:type="paragraph" w:styleId="3a">
    <w:name w:val="Body Text Indent 3"/>
    <w:basedOn w:val="ad"/>
    <w:link w:val="3b"/>
    <w:pPr>
      <w:spacing w:after="120"/>
      <w:ind w:left="283"/>
    </w:pPr>
    <w:rPr>
      <w:sz w:val="16"/>
      <w:szCs w:val="20"/>
    </w:rPr>
  </w:style>
  <w:style w:type="paragraph" w:styleId="afd">
    <w:name w:val="header"/>
    <w:aliases w:val="Linie,header"/>
    <w:basedOn w:val="ad"/>
    <w:link w:val="afe"/>
    <w:uiPriority w:val="99"/>
    <w:pPr>
      <w:tabs>
        <w:tab w:val="center" w:pos="4153"/>
        <w:tab w:val="right" w:pos="8306"/>
      </w:tabs>
      <w:spacing w:before="120" w:after="120"/>
    </w:pPr>
    <w:rPr>
      <w:rFonts w:ascii="Arial" w:hAnsi="Arial"/>
      <w:noProof/>
      <w:szCs w:val="20"/>
      <w:lang w:val="x-none" w:eastAsia="x-none"/>
    </w:rPr>
  </w:style>
  <w:style w:type="paragraph" w:styleId="aff">
    <w:name w:val="Block Text"/>
    <w:basedOn w:val="ad"/>
    <w:semiHidden/>
    <w:pPr>
      <w:spacing w:after="120"/>
      <w:ind w:left="1440" w:right="1440"/>
    </w:pPr>
    <w:rPr>
      <w:szCs w:val="20"/>
    </w:rPr>
  </w:style>
  <w:style w:type="character" w:styleId="aff0">
    <w:name w:val="footnote reference"/>
    <w:uiPriority w:val="99"/>
    <w:rPr>
      <w:rFonts w:ascii="Times New Roman" w:hAnsi="Times New Roman" w:cs="Times New Roman"/>
      <w:vertAlign w:val="superscript"/>
    </w:rPr>
  </w:style>
  <w:style w:type="paragraph" w:styleId="aff1">
    <w:name w:val="footnote text"/>
    <w:aliases w:val="Знак5,Знак3, Знак"/>
    <w:basedOn w:val="ad"/>
    <w:link w:val="aff2"/>
    <w:uiPriority w:val="99"/>
    <w:rPr>
      <w:sz w:val="20"/>
      <w:szCs w:val="20"/>
    </w:rPr>
  </w:style>
  <w:style w:type="character" w:styleId="aff3">
    <w:name w:val="page number"/>
    <w:rPr>
      <w:rFonts w:ascii="Times New Roman" w:hAnsi="Times New Roman" w:cs="Times New Roman"/>
    </w:rPr>
  </w:style>
  <w:style w:type="paragraph" w:styleId="aff4">
    <w:name w:val="footer"/>
    <w:basedOn w:val="ad"/>
    <w:link w:val="aff5"/>
    <w:uiPriority w:val="99"/>
    <w:pPr>
      <w:tabs>
        <w:tab w:val="center" w:pos="4153"/>
        <w:tab w:val="right" w:pos="8306"/>
      </w:tabs>
    </w:pPr>
    <w:rPr>
      <w:noProof/>
      <w:szCs w:val="20"/>
      <w:lang w:val="x-none" w:eastAsia="x-none"/>
    </w:rPr>
  </w:style>
  <w:style w:type="paragraph" w:styleId="3c">
    <w:name w:val="Body Text 3"/>
    <w:basedOn w:val="ad"/>
    <w:link w:val="3d"/>
    <w:uiPriority w:val="99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/>
    </w:pPr>
    <w:rPr>
      <w:b/>
      <w:i/>
      <w:sz w:val="22"/>
      <w:lang w:val="x-none" w:eastAsia="x-none"/>
    </w:rPr>
  </w:style>
  <w:style w:type="paragraph" w:styleId="aff6">
    <w:name w:val="Plain Text"/>
    <w:basedOn w:val="ad"/>
    <w:link w:val="aff7"/>
    <w:pPr>
      <w:spacing w:after="0"/>
      <w:jc w:val="left"/>
    </w:pPr>
    <w:rPr>
      <w:rFonts w:ascii="Courier New" w:hAnsi="Courier New"/>
      <w:sz w:val="20"/>
      <w:szCs w:val="20"/>
      <w:lang w:val="x-none" w:eastAsia="x-none"/>
    </w:rPr>
  </w:style>
  <w:style w:type="paragraph" w:customStyle="1" w:styleId="ConsNormal">
    <w:name w:val="ConsNormal"/>
    <w:link w:val="ConsNormal0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character" w:customStyle="1" w:styleId="aff8">
    <w:name w:val="Знак Знак"/>
    <w:semiHidden/>
    <w:rPr>
      <w:rFonts w:ascii="Arial" w:hAnsi="Arial" w:cs="Times New Roman"/>
      <w:sz w:val="24"/>
      <w:lang w:val="ru-RU" w:eastAsia="ru-RU" w:bidi="ar-SA"/>
    </w:rPr>
  </w:style>
  <w:style w:type="paragraph" w:styleId="aff9">
    <w:name w:val="Normal (Web)"/>
    <w:basedOn w:val="ad"/>
    <w:uiPriority w:val="99"/>
    <w:pPr>
      <w:spacing w:before="100" w:beforeAutospacing="1" w:after="100" w:afterAutospacing="1"/>
      <w:jc w:val="left"/>
    </w:p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character" w:customStyle="1" w:styleId="affa">
    <w:name w:val="Основной шрифт"/>
  </w:style>
  <w:style w:type="paragraph" w:styleId="HTML">
    <w:name w:val="HTML Address"/>
    <w:basedOn w:val="ad"/>
    <w:link w:val="HTML0"/>
    <w:uiPriority w:val="99"/>
    <w:semiHidden/>
    <w:rPr>
      <w:i/>
      <w:iCs/>
    </w:rPr>
  </w:style>
  <w:style w:type="paragraph" w:styleId="affb">
    <w:name w:val="envelope address"/>
    <w:basedOn w:val="ad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1">
    <w:name w:val="HTML Acronym"/>
    <w:semiHidden/>
    <w:rPr>
      <w:rFonts w:cs="Times New Roman"/>
    </w:rPr>
  </w:style>
  <w:style w:type="character" w:styleId="affc">
    <w:name w:val="Emphasis"/>
    <w:uiPriority w:val="20"/>
    <w:rPr>
      <w:rFonts w:cs="Times New Roman"/>
      <w:i/>
      <w:iCs/>
    </w:rPr>
  </w:style>
  <w:style w:type="character" w:styleId="affd">
    <w:name w:val="Hyperlink"/>
    <w:uiPriority w:val="99"/>
    <w:rPr>
      <w:rFonts w:cs="Times New Roman"/>
      <w:color w:val="0000FF"/>
      <w:u w:val="single"/>
    </w:rPr>
  </w:style>
  <w:style w:type="paragraph" w:styleId="affe">
    <w:name w:val="Note Heading"/>
    <w:basedOn w:val="ad"/>
    <w:next w:val="ad"/>
    <w:link w:val="afff"/>
    <w:semiHidden/>
    <w:rPr>
      <w:lang w:val="x-none" w:eastAsia="x-none"/>
    </w:rPr>
  </w:style>
  <w:style w:type="character" w:styleId="HTML2">
    <w:name w:val="HTML Keyboard"/>
    <w:semiHidden/>
    <w:rPr>
      <w:rFonts w:ascii="Courier New" w:hAnsi="Courier New" w:cs="Courier New"/>
      <w:sz w:val="20"/>
      <w:szCs w:val="20"/>
    </w:rPr>
  </w:style>
  <w:style w:type="character" w:styleId="HTML3">
    <w:name w:val="HTML Code"/>
    <w:uiPriority w:val="99"/>
    <w:semiHidden/>
    <w:rPr>
      <w:rFonts w:ascii="Courier New" w:hAnsi="Courier New" w:cs="Courier New"/>
      <w:sz w:val="20"/>
      <w:szCs w:val="20"/>
    </w:rPr>
  </w:style>
  <w:style w:type="paragraph" w:styleId="afff0">
    <w:name w:val="Body Text First Indent"/>
    <w:basedOn w:val="afb"/>
    <w:semiHidden/>
    <w:pPr>
      <w:ind w:firstLine="210"/>
    </w:pPr>
    <w:rPr>
      <w:szCs w:val="24"/>
    </w:rPr>
  </w:style>
  <w:style w:type="paragraph" w:styleId="2e">
    <w:name w:val="Body Text First Indent 2"/>
    <w:basedOn w:val="19"/>
    <w:semiHidden/>
    <w:pPr>
      <w:spacing w:before="0" w:after="120"/>
      <w:ind w:left="283" w:firstLine="210"/>
    </w:pPr>
    <w:rPr>
      <w:szCs w:val="24"/>
    </w:rPr>
  </w:style>
  <w:style w:type="character" w:styleId="afff1">
    <w:name w:val="line number"/>
    <w:semiHidden/>
    <w:rPr>
      <w:rFonts w:cs="Times New Roman"/>
    </w:rPr>
  </w:style>
  <w:style w:type="character" w:styleId="HTML4">
    <w:name w:val="HTML Sample"/>
    <w:semiHidden/>
    <w:rPr>
      <w:rFonts w:ascii="Courier New" w:hAnsi="Courier New" w:cs="Courier New"/>
    </w:rPr>
  </w:style>
  <w:style w:type="paragraph" w:styleId="2f">
    <w:name w:val="envelope return"/>
    <w:basedOn w:val="ad"/>
    <w:semiHidden/>
    <w:rPr>
      <w:rFonts w:ascii="Arial" w:hAnsi="Arial" w:cs="Arial"/>
      <w:sz w:val="20"/>
      <w:szCs w:val="20"/>
    </w:rPr>
  </w:style>
  <w:style w:type="paragraph" w:styleId="afff2">
    <w:name w:val="Normal Indent"/>
    <w:basedOn w:val="ad"/>
    <w:semiHidden/>
    <w:pPr>
      <w:ind w:left="708"/>
    </w:pPr>
  </w:style>
  <w:style w:type="character" w:styleId="HTML5">
    <w:name w:val="HTML Definition"/>
    <w:semiHidden/>
    <w:rPr>
      <w:rFonts w:cs="Times New Roman"/>
      <w:i/>
      <w:iCs/>
    </w:rPr>
  </w:style>
  <w:style w:type="character" w:styleId="HTML6">
    <w:name w:val="HTML Variable"/>
    <w:semiHidden/>
    <w:rPr>
      <w:rFonts w:cs="Times New Roman"/>
      <w:i/>
      <w:iCs/>
    </w:rPr>
  </w:style>
  <w:style w:type="character" w:styleId="HTML7">
    <w:name w:val="HTML Typewriter"/>
    <w:semiHidden/>
    <w:rPr>
      <w:rFonts w:ascii="Courier New" w:hAnsi="Courier New" w:cs="Courier New"/>
      <w:sz w:val="20"/>
      <w:szCs w:val="20"/>
    </w:rPr>
  </w:style>
  <w:style w:type="paragraph" w:styleId="afff3">
    <w:name w:val="Signature"/>
    <w:basedOn w:val="ad"/>
    <w:semiHidden/>
    <w:pPr>
      <w:ind w:left="4252"/>
    </w:pPr>
  </w:style>
  <w:style w:type="paragraph" w:styleId="afff4">
    <w:name w:val="Salutation"/>
    <w:basedOn w:val="ad"/>
    <w:next w:val="ad"/>
    <w:semiHidden/>
  </w:style>
  <w:style w:type="paragraph" w:styleId="afff5">
    <w:name w:val="List Continue"/>
    <w:basedOn w:val="ad"/>
    <w:semiHidden/>
    <w:pPr>
      <w:spacing w:after="120"/>
      <w:ind w:left="283"/>
    </w:pPr>
  </w:style>
  <w:style w:type="paragraph" w:styleId="2f0">
    <w:name w:val="List Continue 2"/>
    <w:basedOn w:val="ad"/>
    <w:semiHidden/>
    <w:pPr>
      <w:spacing w:after="120"/>
      <w:ind w:left="566"/>
    </w:pPr>
  </w:style>
  <w:style w:type="paragraph" w:styleId="3e">
    <w:name w:val="List Continue 3"/>
    <w:basedOn w:val="ad"/>
    <w:semiHidden/>
    <w:pPr>
      <w:spacing w:after="120"/>
      <w:ind w:left="849"/>
    </w:pPr>
  </w:style>
  <w:style w:type="paragraph" w:styleId="45">
    <w:name w:val="List Continue 4"/>
    <w:basedOn w:val="ad"/>
    <w:semiHidden/>
    <w:pPr>
      <w:spacing w:after="120"/>
      <w:ind w:left="1132"/>
    </w:pPr>
  </w:style>
  <w:style w:type="paragraph" w:styleId="53">
    <w:name w:val="List Continue 5"/>
    <w:basedOn w:val="ad"/>
    <w:semiHidden/>
    <w:pPr>
      <w:spacing w:after="120"/>
      <w:ind w:left="1415"/>
    </w:pPr>
  </w:style>
  <w:style w:type="character" w:styleId="afff6">
    <w:name w:val="FollowedHyperlink"/>
    <w:uiPriority w:val="99"/>
    <w:semiHidden/>
    <w:rPr>
      <w:rFonts w:cs="Times New Roman"/>
      <w:color w:val="800080"/>
      <w:u w:val="single"/>
    </w:rPr>
  </w:style>
  <w:style w:type="paragraph" w:styleId="afff7">
    <w:name w:val="Closing"/>
    <w:basedOn w:val="ad"/>
    <w:semiHidden/>
    <w:pPr>
      <w:ind w:left="4252"/>
    </w:pPr>
  </w:style>
  <w:style w:type="paragraph" w:styleId="afff8">
    <w:name w:val="List"/>
    <w:basedOn w:val="ad"/>
    <w:semiHidden/>
    <w:pPr>
      <w:ind w:left="283" w:hanging="283"/>
    </w:pPr>
  </w:style>
  <w:style w:type="paragraph" w:styleId="2f1">
    <w:name w:val="List 2"/>
    <w:basedOn w:val="ad"/>
    <w:semiHidden/>
    <w:pPr>
      <w:ind w:left="566" w:hanging="283"/>
    </w:pPr>
  </w:style>
  <w:style w:type="paragraph" w:styleId="3f">
    <w:name w:val="List 3"/>
    <w:basedOn w:val="ad"/>
    <w:semiHidden/>
    <w:pPr>
      <w:ind w:left="849" w:hanging="283"/>
    </w:pPr>
  </w:style>
  <w:style w:type="paragraph" w:styleId="46">
    <w:name w:val="List 4"/>
    <w:basedOn w:val="ad"/>
    <w:semiHidden/>
    <w:pPr>
      <w:ind w:left="1132" w:hanging="283"/>
    </w:pPr>
  </w:style>
  <w:style w:type="paragraph" w:styleId="54">
    <w:name w:val="List 5"/>
    <w:basedOn w:val="ad"/>
    <w:semiHidden/>
    <w:pPr>
      <w:ind w:left="1415" w:hanging="283"/>
    </w:pPr>
  </w:style>
  <w:style w:type="paragraph" w:styleId="HTML8">
    <w:name w:val="HTML Preformatted"/>
    <w:basedOn w:val="ad"/>
    <w:link w:val="HTML9"/>
    <w:uiPriority w:val="99"/>
    <w:rPr>
      <w:rFonts w:ascii="Courier New" w:hAnsi="Courier New"/>
      <w:sz w:val="20"/>
      <w:szCs w:val="20"/>
      <w:lang w:val="x-none" w:eastAsia="x-none"/>
    </w:rPr>
  </w:style>
  <w:style w:type="character" w:styleId="afff9">
    <w:name w:val="Strong"/>
    <w:uiPriority w:val="22"/>
    <w:rPr>
      <w:rFonts w:cs="Times New Roman"/>
      <w:b/>
      <w:bCs/>
    </w:rPr>
  </w:style>
  <w:style w:type="character" w:styleId="HTMLa">
    <w:name w:val="HTML Cite"/>
    <w:semiHidden/>
    <w:rPr>
      <w:rFonts w:cs="Times New Roman"/>
      <w:i/>
      <w:iCs/>
    </w:rPr>
  </w:style>
  <w:style w:type="paragraph" w:styleId="afffa">
    <w:name w:val="Message Header"/>
    <w:basedOn w:val="ad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fb">
    <w:name w:val="E-mail Signature"/>
    <w:basedOn w:val="ad"/>
    <w:semiHidden/>
  </w:style>
  <w:style w:type="paragraph" w:styleId="47">
    <w:name w:val="toc 4"/>
    <w:basedOn w:val="ad"/>
    <w:next w:val="ad"/>
    <w:autoRedefine/>
    <w:uiPriority w:val="39"/>
    <w:rsid w:val="00C6735E"/>
    <w:pPr>
      <w:tabs>
        <w:tab w:val="right" w:leader="dot" w:pos="9346"/>
      </w:tabs>
      <w:spacing w:after="0" w:line="360" w:lineRule="auto"/>
      <w:ind w:left="720"/>
    </w:pPr>
    <w:rPr>
      <w:noProof/>
      <w:sz w:val="28"/>
      <w:szCs w:val="18"/>
    </w:rPr>
  </w:style>
  <w:style w:type="paragraph" w:styleId="55">
    <w:name w:val="toc 5"/>
    <w:basedOn w:val="ad"/>
    <w:next w:val="ad"/>
    <w:autoRedefine/>
    <w:uiPriority w:val="39"/>
    <w:pPr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61">
    <w:name w:val="toc 6"/>
    <w:basedOn w:val="ad"/>
    <w:next w:val="ad"/>
    <w:autoRedefine/>
    <w:uiPriority w:val="39"/>
    <w:rsid w:val="0030797D"/>
    <w:pPr>
      <w:spacing w:after="0"/>
      <w:ind w:left="1200"/>
      <w:jc w:val="left"/>
    </w:pPr>
    <w:rPr>
      <w:rFonts w:asciiTheme="minorHAnsi" w:hAnsiTheme="minorHAnsi"/>
      <w:noProof/>
      <w:sz w:val="18"/>
      <w:szCs w:val="18"/>
    </w:rPr>
  </w:style>
  <w:style w:type="paragraph" w:styleId="71">
    <w:name w:val="toc 7"/>
    <w:basedOn w:val="ad"/>
    <w:next w:val="ad"/>
    <w:autoRedefine/>
    <w:uiPriority w:val="39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81">
    <w:name w:val="toc 8"/>
    <w:basedOn w:val="ad"/>
    <w:next w:val="ad"/>
    <w:autoRedefine/>
    <w:uiPriority w:val="39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91">
    <w:name w:val="toc 9"/>
    <w:basedOn w:val="ad"/>
    <w:next w:val="ad"/>
    <w:autoRedefine/>
    <w:uiPriority w:val="39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paragraph" w:customStyle="1" w:styleId="15">
    <w:name w:val="Стиль1"/>
    <w:basedOn w:val="ad"/>
    <w:pPr>
      <w:keepNext/>
      <w:keepLines/>
      <w:widowControl w:val="0"/>
      <w:numPr>
        <w:numId w:val="12"/>
      </w:numPr>
      <w:suppressLineNumbers/>
      <w:suppressAutoHyphens/>
      <w:jc w:val="left"/>
    </w:pPr>
    <w:rPr>
      <w:b/>
      <w:sz w:val="28"/>
    </w:rPr>
  </w:style>
  <w:style w:type="paragraph" w:customStyle="1" w:styleId="2-1">
    <w:name w:val="содержание2-1"/>
    <w:basedOn w:val="35"/>
    <w:next w:val="ad"/>
  </w:style>
  <w:style w:type="paragraph" w:customStyle="1" w:styleId="210">
    <w:name w:val="Заголовок 2.1"/>
    <w:basedOn w:val="18"/>
    <w:pPr>
      <w:keepLines/>
      <w:widowControl w:val="0"/>
      <w:suppressLineNumbers/>
      <w:suppressAutoHyphens/>
    </w:pPr>
    <w:rPr>
      <w:caps/>
      <w:szCs w:val="28"/>
    </w:rPr>
  </w:style>
  <w:style w:type="paragraph" w:customStyle="1" w:styleId="27">
    <w:name w:val="Стиль2"/>
    <w:basedOn w:val="2"/>
    <w:pPr>
      <w:keepNext/>
      <w:keepLines/>
      <w:widowControl w:val="0"/>
      <w:numPr>
        <w:ilvl w:val="1"/>
        <w:numId w:val="12"/>
      </w:numPr>
      <w:suppressLineNumbers/>
      <w:tabs>
        <w:tab w:val="num" w:pos="1492"/>
      </w:tabs>
      <w:suppressAutoHyphens/>
    </w:pPr>
    <w:rPr>
      <w:b/>
    </w:rPr>
  </w:style>
  <w:style w:type="paragraph" w:customStyle="1" w:styleId="33">
    <w:name w:val="Стиль3"/>
    <w:basedOn w:val="2c"/>
    <w:pPr>
      <w:widowControl w:val="0"/>
      <w:numPr>
        <w:ilvl w:val="2"/>
        <w:numId w:val="12"/>
      </w:numPr>
      <w:adjustRightInd w:val="0"/>
      <w:spacing w:after="0" w:line="240" w:lineRule="auto"/>
      <w:textAlignment w:val="baseline"/>
    </w:pPr>
  </w:style>
  <w:style w:type="paragraph" w:customStyle="1" w:styleId="2-11">
    <w:name w:val="содержание2-11"/>
    <w:basedOn w:val="ad"/>
  </w:style>
  <w:style w:type="character" w:customStyle="1" w:styleId="1c">
    <w:name w:val="Знак Знак1"/>
    <w:rPr>
      <w:rFonts w:cs="Times New Roman"/>
      <w:sz w:val="24"/>
      <w:lang w:val="ru-RU" w:eastAsia="ru-RU" w:bidi="ar-SA"/>
    </w:rPr>
  </w:style>
  <w:style w:type="character" w:customStyle="1" w:styleId="3f0">
    <w:name w:val="Стиль3 Знак"/>
    <w:basedOn w:val="1c"/>
    <w:rPr>
      <w:rFonts w:cs="Times New Roman"/>
      <w:sz w:val="24"/>
      <w:lang w:val="ru-RU" w:eastAsia="ru-RU" w:bidi="ar-SA"/>
    </w:rPr>
  </w:style>
  <w:style w:type="paragraph" w:customStyle="1" w:styleId="48">
    <w:name w:val="Стиль4"/>
    <w:basedOn w:val="29"/>
    <w:next w:val="ad"/>
    <w:pPr>
      <w:keepLines/>
      <w:widowControl w:val="0"/>
      <w:suppressLineNumbers/>
      <w:suppressAutoHyphens/>
      <w:ind w:firstLine="567"/>
    </w:pPr>
  </w:style>
  <w:style w:type="paragraph" w:customStyle="1" w:styleId="afffc">
    <w:name w:val="Таблица заголовок"/>
    <w:basedOn w:val="ad"/>
    <w:pPr>
      <w:spacing w:before="120" w:after="120" w:line="360" w:lineRule="auto"/>
      <w:jc w:val="right"/>
    </w:pPr>
    <w:rPr>
      <w:b/>
      <w:sz w:val="28"/>
      <w:szCs w:val="28"/>
    </w:rPr>
  </w:style>
  <w:style w:type="paragraph" w:customStyle="1" w:styleId="afffd">
    <w:name w:val="текст таблицы"/>
    <w:basedOn w:val="ad"/>
    <w:pPr>
      <w:spacing w:before="120" w:after="0"/>
      <w:ind w:right="-102"/>
      <w:jc w:val="left"/>
    </w:pPr>
  </w:style>
  <w:style w:type="paragraph" w:customStyle="1" w:styleId="afffe">
    <w:name w:val="Пункт Знак"/>
    <w:basedOn w:val="ad"/>
    <w:pPr>
      <w:tabs>
        <w:tab w:val="num" w:pos="1134"/>
        <w:tab w:val="left" w:pos="1701"/>
      </w:tabs>
      <w:snapToGrid w:val="0"/>
      <w:spacing w:after="0" w:line="360" w:lineRule="auto"/>
      <w:ind w:left="1134" w:hanging="567"/>
    </w:pPr>
    <w:rPr>
      <w:sz w:val="28"/>
      <w:szCs w:val="20"/>
    </w:rPr>
  </w:style>
  <w:style w:type="paragraph" w:customStyle="1" w:styleId="affff">
    <w:name w:val="a"/>
    <w:basedOn w:val="ad"/>
    <w:pPr>
      <w:snapToGrid w:val="0"/>
      <w:spacing w:after="0" w:line="360" w:lineRule="auto"/>
      <w:ind w:left="1134" w:hanging="567"/>
    </w:pPr>
    <w:rPr>
      <w:sz w:val="28"/>
      <w:szCs w:val="28"/>
    </w:rPr>
  </w:style>
  <w:style w:type="paragraph" w:customStyle="1" w:styleId="affff0">
    <w:name w:val="Словарная статья"/>
    <w:basedOn w:val="ad"/>
    <w:next w:val="ad"/>
    <w:pPr>
      <w:autoSpaceDE w:val="0"/>
      <w:autoSpaceDN w:val="0"/>
      <w:adjustRightInd w:val="0"/>
      <w:spacing w:after="0"/>
      <w:ind w:right="118"/>
    </w:pPr>
    <w:rPr>
      <w:rFonts w:ascii="Arial" w:hAnsi="Arial"/>
      <w:sz w:val="20"/>
      <w:szCs w:val="20"/>
    </w:rPr>
  </w:style>
  <w:style w:type="paragraph" w:customStyle="1" w:styleId="affff1">
    <w:name w:val="Комментарий пользователя"/>
    <w:basedOn w:val="ad"/>
    <w:next w:val="ad"/>
    <w:pPr>
      <w:autoSpaceDE w:val="0"/>
      <w:autoSpaceDN w:val="0"/>
      <w:adjustRightInd w:val="0"/>
      <w:spacing w:after="0"/>
      <w:ind w:left="170"/>
      <w:jc w:val="left"/>
    </w:pPr>
    <w:rPr>
      <w:rFonts w:ascii="Arial" w:hAnsi="Arial"/>
      <w:i/>
      <w:iCs/>
      <w:color w:val="000080"/>
      <w:sz w:val="20"/>
      <w:szCs w:val="20"/>
    </w:rPr>
  </w:style>
  <w:style w:type="character" w:customStyle="1" w:styleId="3f1">
    <w:name w:val="Стиль3 Знак Знак"/>
    <w:rPr>
      <w:rFonts w:cs="Times New Roman"/>
      <w:sz w:val="24"/>
      <w:lang w:val="ru-RU" w:eastAsia="ru-RU" w:bidi="ar-SA"/>
    </w:rPr>
  </w:style>
  <w:style w:type="paragraph" w:styleId="affff2">
    <w:name w:val="Balloon Text"/>
    <w:basedOn w:val="ad"/>
    <w:link w:val="affff3"/>
    <w:uiPriority w:val="99"/>
    <w:rPr>
      <w:rFonts w:ascii="Tahoma" w:hAnsi="Tahoma"/>
      <w:sz w:val="16"/>
      <w:szCs w:val="16"/>
      <w:lang w:val="x-none" w:eastAsia="x-none"/>
    </w:rPr>
  </w:style>
  <w:style w:type="character" w:customStyle="1" w:styleId="labelbodytext1">
    <w:name w:val="label_body_text_1"/>
    <w:rPr>
      <w:rFonts w:cs="Times New Roman"/>
    </w:rPr>
  </w:style>
  <w:style w:type="paragraph" w:customStyle="1" w:styleId="1DocumentHeader1">
    <w:name w:val="Заголовок 1.Document Header1"/>
    <w:basedOn w:val="ad"/>
    <w:next w:val="ad"/>
    <w:pPr>
      <w:keepNext/>
      <w:spacing w:before="240"/>
      <w:jc w:val="center"/>
      <w:outlineLvl w:val="0"/>
    </w:pPr>
    <w:rPr>
      <w:kern w:val="28"/>
      <w:sz w:val="36"/>
    </w:rPr>
  </w:style>
  <w:style w:type="paragraph" w:customStyle="1" w:styleId="ConsPlusNormal">
    <w:name w:val="ConsPlusNormal"/>
    <w:link w:val="ConsPlusNormal0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111">
    <w:name w:val="Знак Знак11"/>
    <w:rPr>
      <w:rFonts w:cs="Times New Roman"/>
      <w:sz w:val="24"/>
      <w:lang w:val="ru-RU" w:eastAsia="ru-RU" w:bidi="ar-SA"/>
    </w:rPr>
  </w:style>
  <w:style w:type="character" w:styleId="affff4">
    <w:name w:val="annotation reference"/>
    <w:uiPriority w:val="99"/>
    <w:rPr>
      <w:rFonts w:cs="Times New Roman"/>
      <w:sz w:val="16"/>
      <w:szCs w:val="16"/>
    </w:rPr>
  </w:style>
  <w:style w:type="paragraph" w:styleId="affff5">
    <w:name w:val="annotation text"/>
    <w:aliases w:val="Текст инструкции,Примечания: текст"/>
    <w:basedOn w:val="ad"/>
    <w:link w:val="affff6"/>
    <w:uiPriority w:val="99"/>
    <w:rPr>
      <w:sz w:val="20"/>
      <w:szCs w:val="20"/>
    </w:rPr>
  </w:style>
  <w:style w:type="paragraph" w:styleId="affff7">
    <w:name w:val="annotation subject"/>
    <w:basedOn w:val="affff5"/>
    <w:next w:val="affff5"/>
    <w:link w:val="affff8"/>
    <w:uiPriority w:val="99"/>
    <w:semiHidden/>
    <w:rPr>
      <w:b/>
      <w:bCs/>
    </w:rPr>
  </w:style>
  <w:style w:type="paragraph" w:customStyle="1" w:styleId="200">
    <w:name w:val="20"/>
    <w:basedOn w:val="ad"/>
    <w:pPr>
      <w:spacing w:before="104" w:after="104"/>
      <w:ind w:left="104" w:right="104"/>
      <w:jc w:val="left"/>
    </w:pPr>
  </w:style>
  <w:style w:type="character" w:customStyle="1" w:styleId="1d">
    <w:name w:val="Заголовок 1 Знак"/>
    <w:aliases w:val="Document Header1 Знак,H1 Знак1,Заголовок 1 Знак2 Знак Знак1,Заголовок 1 Знак1 Знак Знак Знак1,Заголовок 1 Знак Знак Знак Знак Знак1,Заголовок 1 Знак Знак1 Знак Знак Знак1,Заголовок 1 Знак Знак2 Знак Знак1,Заголовок 1 Знак1 Знак1 Знак1"/>
    <w:uiPriority w:val="9"/>
    <w:rPr>
      <w:rFonts w:cs="Times New Roman"/>
      <w:b/>
      <w:kern w:val="28"/>
      <w:sz w:val="36"/>
      <w:lang w:val="ru-RU" w:eastAsia="ru-RU" w:bidi="ar-SA"/>
    </w:rPr>
  </w:style>
  <w:style w:type="paragraph" w:customStyle="1" w:styleId="affff9">
    <w:name w:val="Пункт"/>
    <w:basedOn w:val="ad"/>
    <w:pPr>
      <w:tabs>
        <w:tab w:val="num" w:pos="1980"/>
      </w:tabs>
      <w:spacing w:after="0"/>
      <w:ind w:left="1404" w:hanging="504"/>
    </w:pPr>
    <w:rPr>
      <w:szCs w:val="28"/>
    </w:rPr>
  </w:style>
  <w:style w:type="paragraph" w:customStyle="1" w:styleId="affffa">
    <w:name w:val="Подпункт"/>
    <w:basedOn w:val="affff9"/>
    <w:pPr>
      <w:tabs>
        <w:tab w:val="clear" w:pos="1980"/>
        <w:tab w:val="num" w:pos="2520"/>
      </w:tabs>
      <w:ind w:left="1728" w:hanging="648"/>
    </w:pPr>
  </w:style>
  <w:style w:type="paragraph" w:styleId="affffb">
    <w:name w:val="Document Map"/>
    <w:basedOn w:val="ad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ffffc">
    <w:name w:val="Таблица шапка"/>
    <w:basedOn w:val="ad"/>
    <w:pPr>
      <w:keepNext/>
      <w:spacing w:before="40" w:after="40"/>
      <w:ind w:left="57" w:right="57"/>
      <w:jc w:val="left"/>
    </w:pPr>
    <w:rPr>
      <w:sz w:val="18"/>
      <w:szCs w:val="18"/>
    </w:rPr>
  </w:style>
  <w:style w:type="paragraph" w:customStyle="1" w:styleId="affffd">
    <w:name w:val="Таблица текст"/>
    <w:basedOn w:val="ad"/>
    <w:pPr>
      <w:spacing w:before="40" w:after="40"/>
      <w:ind w:left="57" w:right="57"/>
      <w:jc w:val="left"/>
    </w:pPr>
    <w:rPr>
      <w:sz w:val="22"/>
      <w:szCs w:val="22"/>
    </w:rPr>
  </w:style>
  <w:style w:type="paragraph" w:customStyle="1" w:styleId="a8">
    <w:name w:val="пункт"/>
    <w:basedOn w:val="ad"/>
    <w:pPr>
      <w:numPr>
        <w:ilvl w:val="2"/>
        <w:numId w:val="13"/>
      </w:numPr>
      <w:spacing w:before="60"/>
      <w:jc w:val="left"/>
    </w:pPr>
  </w:style>
  <w:style w:type="character" w:customStyle="1" w:styleId="52">
    <w:name w:val="Заголовок 5 Знак"/>
    <w:aliases w:val="*_5_Заголовок Знак,!_5 Знак"/>
    <w:link w:val="51"/>
    <w:uiPriority w:val="9"/>
    <w:rsid w:val="00831639"/>
    <w:rPr>
      <w:b/>
      <w:sz w:val="28"/>
      <w:lang w:val="x-none" w:eastAsia="x-none"/>
    </w:rPr>
  </w:style>
  <w:style w:type="character" w:customStyle="1" w:styleId="60">
    <w:name w:val="Заголовок 6 Знак"/>
    <w:aliases w:val="*_6_Заголовок Знак"/>
    <w:link w:val="6"/>
    <w:uiPriority w:val="9"/>
    <w:rsid w:val="00831639"/>
    <w:rPr>
      <w:b/>
      <w:sz w:val="28"/>
      <w:lang w:val="x-none" w:eastAsia="x-none"/>
    </w:rPr>
  </w:style>
  <w:style w:type="character" w:customStyle="1" w:styleId="aff5">
    <w:name w:val="Нижний колонтитул Знак"/>
    <w:link w:val="aff4"/>
    <w:uiPriority w:val="99"/>
    <w:rsid w:val="0085022F"/>
    <w:rPr>
      <w:noProof/>
      <w:sz w:val="24"/>
    </w:rPr>
  </w:style>
  <w:style w:type="character" w:customStyle="1" w:styleId="af5">
    <w:name w:val="Название Знак"/>
    <w:aliases w:val="Знак8 Знак"/>
    <w:link w:val="af4"/>
    <w:rsid w:val="003B0B1E"/>
    <w:rPr>
      <w:rFonts w:ascii="Arial" w:hAnsi="Arial"/>
      <w:b/>
      <w:kern w:val="28"/>
      <w:sz w:val="32"/>
    </w:rPr>
  </w:style>
  <w:style w:type="character" w:customStyle="1" w:styleId="2d">
    <w:name w:val="Основной текст с отступом 2 Знак"/>
    <w:aliases w:val="Знак Знак2"/>
    <w:link w:val="2c"/>
    <w:uiPriority w:val="99"/>
    <w:rsid w:val="003B0B1E"/>
    <w:rPr>
      <w:sz w:val="24"/>
    </w:rPr>
  </w:style>
  <w:style w:type="character" w:customStyle="1" w:styleId="1b">
    <w:name w:val="Основной текст Знак1"/>
    <w:aliases w:val="Основной текст Знак Знак Знак,Основной текст Знак Знак1"/>
    <w:link w:val="afb"/>
    <w:rsid w:val="003B0B1E"/>
    <w:rPr>
      <w:sz w:val="24"/>
    </w:rPr>
  </w:style>
  <w:style w:type="character" w:customStyle="1" w:styleId="3d">
    <w:name w:val="Основной текст 3 Знак"/>
    <w:link w:val="3c"/>
    <w:uiPriority w:val="99"/>
    <w:rsid w:val="003559BB"/>
    <w:rPr>
      <w:b/>
      <w:i/>
      <w:sz w:val="22"/>
      <w:szCs w:val="24"/>
    </w:rPr>
  </w:style>
  <w:style w:type="paragraph" w:styleId="2f2">
    <w:name w:val="Body Text 2"/>
    <w:basedOn w:val="ad"/>
    <w:link w:val="2f3"/>
    <w:unhideWhenUsed/>
    <w:rsid w:val="003559BB"/>
    <w:pPr>
      <w:spacing w:after="120" w:line="480" w:lineRule="auto"/>
    </w:pPr>
    <w:rPr>
      <w:lang w:val="x-none" w:eastAsia="x-none"/>
    </w:rPr>
  </w:style>
  <w:style w:type="character" w:customStyle="1" w:styleId="2f3">
    <w:name w:val="Основной текст 2 Знак"/>
    <w:link w:val="2f2"/>
    <w:rsid w:val="003559BB"/>
    <w:rPr>
      <w:sz w:val="24"/>
      <w:szCs w:val="24"/>
    </w:rPr>
  </w:style>
  <w:style w:type="table" w:styleId="affffe">
    <w:name w:val="Table Grid"/>
    <w:basedOn w:val="af"/>
    <w:uiPriority w:val="39"/>
    <w:rsid w:val="00053F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Cell">
    <w:name w:val="ConsCell"/>
    <w:rsid w:val="00287C96"/>
    <w:pPr>
      <w:widowControl w:val="0"/>
    </w:pPr>
    <w:rPr>
      <w:rFonts w:ascii="Arial" w:hAnsi="Arial"/>
      <w:snapToGrid w:val="0"/>
    </w:rPr>
  </w:style>
  <w:style w:type="character" w:customStyle="1" w:styleId="2a">
    <w:name w:val="Заголовок 2 Знак"/>
    <w:aliases w:val="*_2_Заголовок Знак,!_2 Знак"/>
    <w:link w:val="29"/>
    <w:uiPriority w:val="9"/>
    <w:rsid w:val="00477320"/>
    <w:rPr>
      <w:b/>
      <w:sz w:val="28"/>
      <w:lang w:val="x-none" w:eastAsia="x-none"/>
    </w:rPr>
  </w:style>
  <w:style w:type="character" w:customStyle="1" w:styleId="44">
    <w:name w:val="Заголовок 4 Знак"/>
    <w:aliases w:val="*_4_Заголовок Знак,!_4 Знак"/>
    <w:link w:val="42"/>
    <w:uiPriority w:val="9"/>
    <w:rsid w:val="00831639"/>
    <w:rPr>
      <w:b/>
      <w:sz w:val="28"/>
      <w:lang w:val="x-none" w:eastAsia="x-none"/>
    </w:rPr>
  </w:style>
  <w:style w:type="paragraph" w:customStyle="1" w:styleId="211">
    <w:name w:val="Основной текст с отступом 21"/>
    <w:basedOn w:val="ad"/>
    <w:rsid w:val="00FB3A40"/>
    <w:pPr>
      <w:overflowPunct w:val="0"/>
      <w:autoSpaceDE w:val="0"/>
      <w:autoSpaceDN w:val="0"/>
      <w:adjustRightInd w:val="0"/>
      <w:spacing w:after="0"/>
      <w:ind w:firstLine="567"/>
      <w:textAlignment w:val="baseline"/>
    </w:pPr>
    <w:rPr>
      <w:sz w:val="28"/>
      <w:szCs w:val="28"/>
    </w:rPr>
  </w:style>
  <w:style w:type="character" w:customStyle="1" w:styleId="af1">
    <w:name w:val="Основной текст с отступом Знак"/>
    <w:aliases w:val="Основной текст 1 Знак,Нумерованный список !! Знак,Надин стиль Знак"/>
    <w:link w:val="a5"/>
    <w:rsid w:val="00CE45B7"/>
    <w:rPr>
      <w:sz w:val="24"/>
      <w:lang w:val="x-none" w:eastAsia="x-none"/>
    </w:rPr>
  </w:style>
  <w:style w:type="paragraph" w:customStyle="1" w:styleId="1e">
    <w:name w:val="Абзац списка1"/>
    <w:basedOn w:val="ad"/>
    <w:rsid w:val="00CE45B7"/>
    <w:pPr>
      <w:spacing w:after="200" w:line="276" w:lineRule="auto"/>
      <w:ind w:left="720"/>
      <w:jc w:val="left"/>
    </w:pPr>
    <w:rPr>
      <w:rFonts w:ascii="Calibri" w:hAnsi="Calibri" w:cs="Calibri"/>
      <w:sz w:val="22"/>
      <w:szCs w:val="22"/>
    </w:rPr>
  </w:style>
  <w:style w:type="paragraph" w:styleId="afffff">
    <w:name w:val="List Paragraph"/>
    <w:aliases w:val="1 уровень нумерованного,Нумерованный список оглавления,Bullet List,FooterText,numbered,Paragraphe de liste1,lp1,Абзац основного текста,Маркер,Bullet Number,Индексы,Num Bullet 1,асз.Списка,Абзац списка (1 уровень)"/>
    <w:basedOn w:val="ad"/>
    <w:link w:val="afffff0"/>
    <w:uiPriority w:val="34"/>
    <w:rsid w:val="00CE45B7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Iauiue1">
    <w:name w:val="Iau?iue1"/>
    <w:rsid w:val="0057229F"/>
    <w:pPr>
      <w:widowControl w:val="0"/>
    </w:pPr>
    <w:rPr>
      <w:rFonts w:eastAsia="Calibri"/>
    </w:rPr>
  </w:style>
  <w:style w:type="character" w:customStyle="1" w:styleId="37">
    <w:name w:val="Заголовок 3 Знак"/>
    <w:aliases w:val="*_3_Заголовок Знак,!_3 Знак"/>
    <w:link w:val="35"/>
    <w:uiPriority w:val="9"/>
    <w:rsid w:val="00A11FAF"/>
    <w:rPr>
      <w:b/>
      <w:sz w:val="28"/>
      <w:lang w:val="x-none" w:eastAsia="x-none"/>
    </w:rPr>
  </w:style>
  <w:style w:type="paragraph" w:customStyle="1" w:styleId="WW-2">
    <w:name w:val="WW-Основной текст с отступом 2"/>
    <w:basedOn w:val="ad"/>
    <w:rsid w:val="00F47ED7"/>
    <w:pPr>
      <w:suppressAutoHyphens/>
      <w:spacing w:after="0"/>
      <w:ind w:firstLine="709"/>
    </w:pPr>
    <w:rPr>
      <w:sz w:val="28"/>
      <w:szCs w:val="20"/>
    </w:rPr>
  </w:style>
  <w:style w:type="paragraph" w:customStyle="1" w:styleId="1f">
    <w:name w:val="Основной текст с отступом1"/>
    <w:basedOn w:val="ad"/>
    <w:rsid w:val="005E4C40"/>
    <w:pPr>
      <w:spacing w:before="60" w:after="0"/>
      <w:ind w:firstLine="851"/>
    </w:pPr>
    <w:rPr>
      <w:szCs w:val="20"/>
    </w:rPr>
  </w:style>
  <w:style w:type="character" w:customStyle="1" w:styleId="af7">
    <w:name w:val="Подзаголовок Знак"/>
    <w:link w:val="af6"/>
    <w:rsid w:val="005E4C40"/>
    <w:rPr>
      <w:rFonts w:ascii="Arial" w:hAnsi="Arial"/>
      <w:sz w:val="24"/>
    </w:rPr>
  </w:style>
  <w:style w:type="character" w:customStyle="1" w:styleId="afe">
    <w:name w:val="Верхний колонтитул Знак"/>
    <w:aliases w:val="Linie Знак,header Знак"/>
    <w:link w:val="afd"/>
    <w:uiPriority w:val="99"/>
    <w:rsid w:val="005E4C40"/>
    <w:rPr>
      <w:rFonts w:ascii="Arial" w:hAnsi="Arial"/>
      <w:noProof/>
      <w:sz w:val="24"/>
    </w:rPr>
  </w:style>
  <w:style w:type="paragraph" w:customStyle="1" w:styleId="ConsPlusNonformat">
    <w:name w:val="ConsPlusNonformat"/>
    <w:rsid w:val="005E4C4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1f0">
    <w:name w:val="Обычный1"/>
    <w:uiPriority w:val="99"/>
    <w:rsid w:val="005E4C40"/>
  </w:style>
  <w:style w:type="paragraph" w:customStyle="1" w:styleId="Char">
    <w:name w:val="Char"/>
    <w:basedOn w:val="ad"/>
    <w:rsid w:val="005E4C40"/>
    <w:pPr>
      <w:keepLines/>
      <w:spacing w:after="160" w:line="240" w:lineRule="exact"/>
      <w:jc w:val="left"/>
    </w:pPr>
    <w:rPr>
      <w:rFonts w:ascii="Verdana" w:eastAsia="MS Mincho" w:hAnsi="Verdana" w:cs="Franklin Gothic Book"/>
      <w:sz w:val="20"/>
      <w:szCs w:val="20"/>
      <w:lang w:val="en-US" w:eastAsia="en-US"/>
    </w:rPr>
  </w:style>
  <w:style w:type="paragraph" w:customStyle="1" w:styleId="Arial1055">
    <w:name w:val="Стиль Arial 10 пт Перед:  5 пт После:  5 пт"/>
    <w:basedOn w:val="ad"/>
    <w:rsid w:val="005E4C40"/>
    <w:pPr>
      <w:spacing w:before="100" w:after="100"/>
      <w:jc w:val="left"/>
    </w:pPr>
    <w:rPr>
      <w:sz w:val="20"/>
      <w:szCs w:val="20"/>
    </w:rPr>
  </w:style>
  <w:style w:type="paragraph" w:customStyle="1" w:styleId="plain">
    <w:name w:val="plain"/>
    <w:basedOn w:val="ad"/>
    <w:rsid w:val="005E4C40"/>
    <w:pPr>
      <w:spacing w:before="100" w:beforeAutospacing="1" w:after="100" w:afterAutospacing="1"/>
      <w:jc w:val="left"/>
    </w:pPr>
    <w:rPr>
      <w:rFonts w:ascii="Arial" w:hAnsi="Arial" w:cs="Arial"/>
      <w:color w:val="333333"/>
      <w:sz w:val="18"/>
      <w:szCs w:val="18"/>
    </w:rPr>
  </w:style>
  <w:style w:type="paragraph" w:styleId="afffff1">
    <w:name w:val="No Spacing"/>
    <w:link w:val="afffff2"/>
    <w:uiPriority w:val="1"/>
    <w:rsid w:val="005E4C40"/>
    <w:rPr>
      <w:sz w:val="24"/>
      <w:szCs w:val="24"/>
    </w:rPr>
  </w:style>
  <w:style w:type="paragraph" w:customStyle="1" w:styleId="afffff3">
    <w:name w:val="втяжка"/>
    <w:basedOn w:val="ad"/>
    <w:next w:val="ad"/>
    <w:rsid w:val="005E4C40"/>
    <w:pPr>
      <w:tabs>
        <w:tab w:val="left" w:pos="567"/>
      </w:tabs>
      <w:autoSpaceDE w:val="0"/>
      <w:autoSpaceDN w:val="0"/>
      <w:adjustRightInd w:val="0"/>
      <w:spacing w:before="57" w:after="0"/>
      <w:ind w:left="567" w:hanging="567"/>
    </w:pPr>
    <w:rPr>
      <w:rFonts w:ascii="SchoolBookC" w:hAnsi="SchoolBookC"/>
      <w:szCs w:val="20"/>
    </w:rPr>
  </w:style>
  <w:style w:type="paragraph" w:customStyle="1" w:styleId="49">
    <w:name w:val="Заг. 4"/>
    <w:basedOn w:val="42"/>
    <w:rsid w:val="005E4C40"/>
    <w:pPr>
      <w:numPr>
        <w:ilvl w:val="0"/>
        <w:numId w:val="0"/>
      </w:numPr>
      <w:spacing w:before="120"/>
      <w:jc w:val="left"/>
      <w:outlineLvl w:val="9"/>
    </w:pPr>
    <w:rPr>
      <w:b w:val="0"/>
      <w:bCs/>
      <w:szCs w:val="24"/>
    </w:rPr>
  </w:style>
  <w:style w:type="paragraph" w:customStyle="1" w:styleId="afffff4">
    <w:name w:val="контент"/>
    <w:basedOn w:val="aff6"/>
    <w:rsid w:val="005E4C40"/>
    <w:pPr>
      <w:spacing w:before="120" w:after="120"/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310">
    <w:name w:val="Основной текст 31"/>
    <w:basedOn w:val="ad"/>
    <w:rsid w:val="005E4C40"/>
    <w:pPr>
      <w:suppressAutoHyphens/>
      <w:spacing w:after="0" w:line="360" w:lineRule="atLeast"/>
    </w:pPr>
    <w:rPr>
      <w:b/>
      <w:bCs/>
      <w:sz w:val="28"/>
      <w:szCs w:val="28"/>
      <w:lang w:eastAsia="ar-SA"/>
    </w:rPr>
  </w:style>
  <w:style w:type="paragraph" w:customStyle="1" w:styleId="914">
    <w:name w:val="Стиль Заголовок 9 + 14 пт"/>
    <w:basedOn w:val="9"/>
    <w:autoRedefine/>
    <w:rsid w:val="005E4C40"/>
    <w:pPr>
      <w:spacing w:before="0" w:after="0"/>
      <w:contextualSpacing/>
      <w:jc w:val="center"/>
      <w:outlineLvl w:val="9"/>
    </w:pPr>
    <w:rPr>
      <w:rFonts w:ascii="Times New Roman" w:hAnsi="Times New Roman"/>
      <w:b w:val="0"/>
      <w:i w:val="0"/>
      <w:sz w:val="24"/>
      <w:szCs w:val="24"/>
    </w:rPr>
  </w:style>
  <w:style w:type="character" w:customStyle="1" w:styleId="80">
    <w:name w:val="Заголовок 8 Знак"/>
    <w:aliases w:val="H8 Знак,Legal Level 1.1.1. Знак,Заголовок 8 Знак Знак Знак Знак Знак Знак Знак Знак Знак Знак Знак Знак Знак Знак,Заголовок 8 Знак Знак Знак Знак Знак Знак Знак Знак Знак Знак,Переч_а)1) Знак"/>
    <w:link w:val="8"/>
    <w:rsid w:val="005E4C40"/>
    <w:rPr>
      <w:rFonts w:ascii="Arial" w:hAnsi="Arial"/>
      <w:i/>
      <w:lang w:val="x-none" w:eastAsia="x-none"/>
    </w:rPr>
  </w:style>
  <w:style w:type="character" w:customStyle="1" w:styleId="afff">
    <w:name w:val="Заголовок записки Знак"/>
    <w:link w:val="affe"/>
    <w:semiHidden/>
    <w:rsid w:val="005E4C40"/>
    <w:rPr>
      <w:sz w:val="24"/>
      <w:szCs w:val="24"/>
    </w:rPr>
  </w:style>
  <w:style w:type="paragraph" w:customStyle="1" w:styleId="Heading">
    <w:name w:val="Heading"/>
    <w:rsid w:val="005E4C40"/>
    <w:pPr>
      <w:widowControl w:val="0"/>
      <w:suppressAutoHyphens/>
      <w:autoSpaceDE w:val="0"/>
    </w:pPr>
    <w:rPr>
      <w:rFonts w:ascii="Arial" w:eastAsia="Arial" w:hAnsi="Arial" w:cs="Arial"/>
      <w:b/>
      <w:bCs/>
      <w:sz w:val="22"/>
      <w:szCs w:val="22"/>
      <w:lang w:eastAsia="ar-SA"/>
    </w:rPr>
  </w:style>
  <w:style w:type="paragraph" w:customStyle="1" w:styleId="ConsTitle">
    <w:name w:val="ConsTitle"/>
    <w:rsid w:val="005E4C40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msonormalcxspmiddle">
    <w:name w:val="msonormalcxspmiddle"/>
    <w:basedOn w:val="ad"/>
    <w:rsid w:val="005E4C40"/>
    <w:pPr>
      <w:spacing w:before="100" w:beforeAutospacing="1" w:after="100" w:afterAutospacing="1"/>
      <w:jc w:val="left"/>
    </w:pPr>
  </w:style>
  <w:style w:type="paragraph" w:customStyle="1" w:styleId="1f1">
    <w:name w:val="Знак1"/>
    <w:basedOn w:val="ad"/>
    <w:rsid w:val="005E4C40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afffff5">
    <w:name w:val="текст сноски"/>
    <w:basedOn w:val="ad"/>
    <w:rsid w:val="005E4C40"/>
    <w:pPr>
      <w:widowControl w:val="0"/>
      <w:spacing w:after="0"/>
      <w:jc w:val="left"/>
    </w:pPr>
    <w:rPr>
      <w:rFonts w:ascii="Gelvetsky 12pt" w:hAnsi="Gelvetsky 12pt"/>
      <w:szCs w:val="20"/>
      <w:lang w:val="en-US"/>
    </w:rPr>
  </w:style>
  <w:style w:type="paragraph" w:customStyle="1" w:styleId="17">
    <w:name w:val="ТДК Зг 1"/>
    <w:basedOn w:val="18"/>
    <w:rsid w:val="005E4C40"/>
    <w:pPr>
      <w:numPr>
        <w:numId w:val="14"/>
      </w:numPr>
      <w:spacing w:before="480" w:after="160"/>
    </w:pPr>
    <w:rPr>
      <w:rFonts w:ascii="Arial" w:hAnsi="Arial" w:cs="Arial"/>
      <w:b w:val="0"/>
      <w:bCs/>
      <w:color w:val="000000"/>
      <w:kern w:val="32"/>
      <w:szCs w:val="32"/>
    </w:rPr>
  </w:style>
  <w:style w:type="paragraph" w:customStyle="1" w:styleId="28">
    <w:name w:val="ТДК Зг 2"/>
    <w:basedOn w:val="29"/>
    <w:rsid w:val="005E4C40"/>
    <w:pPr>
      <w:numPr>
        <w:numId w:val="14"/>
      </w:numPr>
      <w:tabs>
        <w:tab w:val="clear" w:pos="1923"/>
        <w:tab w:val="left" w:pos="567"/>
      </w:tabs>
      <w:spacing w:before="360" w:after="240"/>
      <w:ind w:left="1418" w:right="1134"/>
    </w:pPr>
    <w:rPr>
      <w:rFonts w:ascii="Arial" w:hAnsi="Arial" w:cs="Arial"/>
      <w:b w:val="0"/>
      <w:bCs/>
      <w:iCs/>
      <w:color w:val="000000"/>
      <w:sz w:val="24"/>
      <w:szCs w:val="28"/>
    </w:rPr>
  </w:style>
  <w:style w:type="paragraph" w:customStyle="1" w:styleId="34">
    <w:name w:val="ТДК Зг 3"/>
    <w:basedOn w:val="35"/>
    <w:rsid w:val="005E4C40"/>
    <w:pPr>
      <w:keepNext w:val="0"/>
      <w:numPr>
        <w:numId w:val="14"/>
      </w:numPr>
      <w:spacing w:before="40" w:after="40"/>
    </w:pPr>
    <w:rPr>
      <w:rFonts w:cs="Arial"/>
      <w:b w:val="0"/>
      <w:bCs/>
      <w:color w:val="000000"/>
      <w:szCs w:val="26"/>
    </w:rPr>
  </w:style>
  <w:style w:type="paragraph" w:customStyle="1" w:styleId="afffff6">
    <w:name w:val="Знак Знак Знак Знак"/>
    <w:basedOn w:val="ad"/>
    <w:rsid w:val="005E4C40"/>
    <w:pPr>
      <w:widowControl w:val="0"/>
      <w:adjustRightInd w:val="0"/>
      <w:spacing w:after="160" w:line="240" w:lineRule="exact"/>
      <w:jc w:val="right"/>
    </w:pPr>
    <w:rPr>
      <w:rFonts w:eastAsia="Calibri"/>
      <w:sz w:val="20"/>
      <w:szCs w:val="20"/>
      <w:lang w:val="en-GB" w:eastAsia="en-US"/>
    </w:rPr>
  </w:style>
  <w:style w:type="character" w:customStyle="1" w:styleId="affff6">
    <w:name w:val="Текст примечания Знак"/>
    <w:aliases w:val="Текст инструкции Знак,Примечания: текст Знак"/>
    <w:basedOn w:val="ae"/>
    <w:link w:val="affff5"/>
    <w:uiPriority w:val="99"/>
    <w:rsid w:val="005E4C40"/>
  </w:style>
  <w:style w:type="paragraph" w:customStyle="1" w:styleId="Bullet">
    <w:name w:val="Bullet"/>
    <w:link w:val="Bullet0"/>
    <w:autoRedefine/>
    <w:rsid w:val="000D5E24"/>
    <w:pPr>
      <w:tabs>
        <w:tab w:val="left" w:pos="284"/>
      </w:tabs>
      <w:ind w:firstLine="720"/>
      <w:contextualSpacing/>
      <w:jc w:val="both"/>
    </w:pPr>
    <w:rPr>
      <w:b/>
      <w:sz w:val="24"/>
      <w:szCs w:val="24"/>
    </w:rPr>
  </w:style>
  <w:style w:type="character" w:customStyle="1" w:styleId="Bullet0">
    <w:name w:val="Bullet Знак"/>
    <w:link w:val="Bullet"/>
    <w:rsid w:val="000D5E24"/>
    <w:rPr>
      <w:b/>
      <w:sz w:val="24"/>
      <w:szCs w:val="24"/>
      <w:lang w:val="ru-RU" w:eastAsia="ru-RU" w:bidi="ar-SA"/>
    </w:rPr>
  </w:style>
  <w:style w:type="paragraph" w:customStyle="1" w:styleId="2f4">
    <w:name w:val="Обычный2"/>
    <w:rsid w:val="002063AC"/>
    <w:rPr>
      <w:snapToGrid w:val="0"/>
    </w:rPr>
  </w:style>
  <w:style w:type="paragraph" w:customStyle="1" w:styleId="StyleBodyTextIndentFirstline125cm">
    <w:name w:val="Style Body Text Indent + First line:  125 cm"/>
    <w:basedOn w:val="a5"/>
    <w:rsid w:val="00E44FF1"/>
    <w:pPr>
      <w:keepLines/>
      <w:numPr>
        <w:ilvl w:val="0"/>
        <w:numId w:val="0"/>
      </w:numPr>
      <w:spacing w:before="120" w:after="120"/>
      <w:ind w:firstLine="709"/>
    </w:pPr>
  </w:style>
  <w:style w:type="paragraph" w:customStyle="1" w:styleId="212">
    <w:name w:val="Основной текст 21"/>
    <w:basedOn w:val="ad"/>
    <w:rsid w:val="006B7EBE"/>
    <w:pPr>
      <w:overflowPunct w:val="0"/>
      <w:autoSpaceDE w:val="0"/>
      <w:autoSpaceDN w:val="0"/>
      <w:adjustRightInd w:val="0"/>
      <w:spacing w:after="0"/>
    </w:pPr>
    <w:rPr>
      <w:rFonts w:ascii="Peterburg" w:hAnsi="Peterburg"/>
      <w:szCs w:val="20"/>
    </w:rPr>
  </w:style>
  <w:style w:type="paragraph" w:customStyle="1" w:styleId="Style4">
    <w:name w:val="Style4"/>
    <w:basedOn w:val="ad"/>
    <w:rsid w:val="00F17370"/>
    <w:pPr>
      <w:widowControl w:val="0"/>
      <w:autoSpaceDE w:val="0"/>
      <w:autoSpaceDN w:val="0"/>
      <w:adjustRightInd w:val="0"/>
      <w:spacing w:after="0" w:line="316" w:lineRule="exact"/>
    </w:pPr>
    <w:rPr>
      <w:rFonts w:ascii="Arial Narrow" w:hAnsi="Arial Narrow"/>
    </w:rPr>
  </w:style>
  <w:style w:type="character" w:customStyle="1" w:styleId="FontStyle12">
    <w:name w:val="Font Style12"/>
    <w:rsid w:val="00F17370"/>
    <w:rPr>
      <w:rFonts w:ascii="Times New Roman" w:hAnsi="Times New Roman" w:cs="Times New Roman" w:hint="default"/>
      <w:sz w:val="26"/>
      <w:szCs w:val="26"/>
    </w:rPr>
  </w:style>
  <w:style w:type="paragraph" w:customStyle="1" w:styleId="220">
    <w:name w:val="Основной текст с отступом 22"/>
    <w:basedOn w:val="ad"/>
    <w:rsid w:val="00BB0EA2"/>
    <w:pPr>
      <w:overflowPunct w:val="0"/>
      <w:autoSpaceDE w:val="0"/>
      <w:autoSpaceDN w:val="0"/>
      <w:adjustRightInd w:val="0"/>
      <w:spacing w:after="0"/>
      <w:ind w:firstLine="567"/>
      <w:textAlignment w:val="baseline"/>
    </w:pPr>
    <w:rPr>
      <w:sz w:val="28"/>
      <w:szCs w:val="20"/>
    </w:rPr>
  </w:style>
  <w:style w:type="character" w:customStyle="1" w:styleId="val">
    <w:name w:val="val"/>
    <w:basedOn w:val="ae"/>
    <w:rsid w:val="00B22BFF"/>
  </w:style>
  <w:style w:type="character" w:customStyle="1" w:styleId="56">
    <w:name w:val="5 Полужирный"/>
    <w:rsid w:val="00977491"/>
    <w:rPr>
      <w:b/>
      <w:bCs/>
    </w:rPr>
  </w:style>
  <w:style w:type="character" w:customStyle="1" w:styleId="aff2">
    <w:name w:val="Текст сноски Знак"/>
    <w:aliases w:val="Знак5 Знак1,Знак3 Знак, Знак Знак"/>
    <w:basedOn w:val="ae"/>
    <w:link w:val="aff1"/>
    <w:uiPriority w:val="99"/>
    <w:rsid w:val="00977491"/>
  </w:style>
  <w:style w:type="paragraph" w:customStyle="1" w:styleId="4a">
    <w:name w:val="4 Текст"/>
    <w:basedOn w:val="ad"/>
    <w:rsid w:val="00977491"/>
    <w:pPr>
      <w:suppressAutoHyphens/>
      <w:spacing w:after="0" w:line="264" w:lineRule="auto"/>
      <w:ind w:firstLine="397"/>
    </w:pPr>
    <w:rPr>
      <w:lang w:eastAsia="ar-SA"/>
    </w:rPr>
  </w:style>
  <w:style w:type="character" w:customStyle="1" w:styleId="apple-style-span">
    <w:name w:val="apple-style-span"/>
    <w:basedOn w:val="ae"/>
    <w:rsid w:val="00071F53"/>
  </w:style>
  <w:style w:type="character" w:customStyle="1" w:styleId="FontStyle21">
    <w:name w:val="Font Style21"/>
    <w:rsid w:val="00445888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">
    <w:name w:val="Style8"/>
    <w:basedOn w:val="ad"/>
    <w:rsid w:val="00CD4D47"/>
    <w:pPr>
      <w:widowControl w:val="0"/>
      <w:autoSpaceDE w:val="0"/>
      <w:autoSpaceDN w:val="0"/>
      <w:adjustRightInd w:val="0"/>
      <w:spacing w:after="0" w:line="259" w:lineRule="exact"/>
      <w:ind w:firstLine="706"/>
    </w:pPr>
  </w:style>
  <w:style w:type="paragraph" w:customStyle="1" w:styleId="Style13">
    <w:name w:val="Style13"/>
    <w:basedOn w:val="ad"/>
    <w:rsid w:val="00CD4D47"/>
    <w:pPr>
      <w:widowControl w:val="0"/>
      <w:autoSpaceDE w:val="0"/>
      <w:autoSpaceDN w:val="0"/>
      <w:adjustRightInd w:val="0"/>
      <w:spacing w:after="0" w:line="264" w:lineRule="exact"/>
      <w:jc w:val="center"/>
    </w:pPr>
  </w:style>
  <w:style w:type="paragraph" w:customStyle="1" w:styleId="Style15">
    <w:name w:val="Style15"/>
    <w:basedOn w:val="ad"/>
    <w:rsid w:val="00CD4D47"/>
    <w:pPr>
      <w:widowControl w:val="0"/>
      <w:autoSpaceDE w:val="0"/>
      <w:autoSpaceDN w:val="0"/>
      <w:adjustRightInd w:val="0"/>
      <w:spacing w:after="0" w:line="264" w:lineRule="exact"/>
      <w:jc w:val="left"/>
    </w:pPr>
  </w:style>
  <w:style w:type="paragraph" w:customStyle="1" w:styleId="Style16">
    <w:name w:val="Style16"/>
    <w:basedOn w:val="ad"/>
    <w:rsid w:val="00CD4D47"/>
    <w:pPr>
      <w:widowControl w:val="0"/>
      <w:autoSpaceDE w:val="0"/>
      <w:autoSpaceDN w:val="0"/>
      <w:adjustRightInd w:val="0"/>
      <w:spacing w:after="0" w:line="264" w:lineRule="exact"/>
      <w:ind w:hanging="346"/>
      <w:jc w:val="left"/>
    </w:pPr>
  </w:style>
  <w:style w:type="paragraph" w:customStyle="1" w:styleId="Style17">
    <w:name w:val="Style17"/>
    <w:basedOn w:val="ad"/>
    <w:rsid w:val="00CD4D47"/>
    <w:pPr>
      <w:widowControl w:val="0"/>
      <w:autoSpaceDE w:val="0"/>
      <w:autoSpaceDN w:val="0"/>
      <w:adjustRightInd w:val="0"/>
      <w:spacing w:after="0" w:line="360" w:lineRule="exact"/>
      <w:jc w:val="center"/>
    </w:pPr>
  </w:style>
  <w:style w:type="paragraph" w:customStyle="1" w:styleId="Style18">
    <w:name w:val="Style18"/>
    <w:basedOn w:val="ad"/>
    <w:rsid w:val="00CD4D47"/>
    <w:pPr>
      <w:widowControl w:val="0"/>
      <w:autoSpaceDE w:val="0"/>
      <w:autoSpaceDN w:val="0"/>
      <w:adjustRightInd w:val="0"/>
      <w:spacing w:after="0"/>
      <w:jc w:val="left"/>
    </w:pPr>
  </w:style>
  <w:style w:type="paragraph" w:customStyle="1" w:styleId="Style19">
    <w:name w:val="Style19"/>
    <w:basedOn w:val="ad"/>
    <w:rsid w:val="00CD4D47"/>
    <w:pPr>
      <w:widowControl w:val="0"/>
      <w:autoSpaceDE w:val="0"/>
      <w:autoSpaceDN w:val="0"/>
      <w:adjustRightInd w:val="0"/>
      <w:spacing w:after="0" w:line="264" w:lineRule="exact"/>
      <w:ind w:firstLine="446"/>
      <w:jc w:val="left"/>
    </w:pPr>
  </w:style>
  <w:style w:type="character" w:customStyle="1" w:styleId="FontStyle23">
    <w:name w:val="Font Style23"/>
    <w:rsid w:val="00CD4D47"/>
    <w:rPr>
      <w:rFonts w:ascii="Times New Roman" w:hAnsi="Times New Roman" w:cs="Times New Roman"/>
      <w:sz w:val="20"/>
      <w:szCs w:val="20"/>
    </w:rPr>
  </w:style>
  <w:style w:type="paragraph" w:customStyle="1" w:styleId="afffff7">
    <w:name w:val="МОЙ"/>
    <w:link w:val="afffff8"/>
    <w:rsid w:val="00F27135"/>
    <w:pPr>
      <w:widowControl w:val="0"/>
      <w:suppressAutoHyphens/>
      <w:spacing w:line="480" w:lineRule="auto"/>
      <w:ind w:firstLine="720"/>
      <w:jc w:val="both"/>
    </w:pPr>
    <w:rPr>
      <w:rFonts w:ascii="Arial" w:eastAsia="ヒラギノ角ゴ Pro W3" w:hAnsi="Arial"/>
      <w:color w:val="000000"/>
      <w:kern w:val="1"/>
      <w:sz w:val="24"/>
      <w:lang w:val="en-US" w:eastAsia="en-US"/>
    </w:rPr>
  </w:style>
  <w:style w:type="character" w:customStyle="1" w:styleId="aff7">
    <w:name w:val="Текст Знак"/>
    <w:link w:val="aff6"/>
    <w:rsid w:val="00F27135"/>
    <w:rPr>
      <w:rFonts w:ascii="Courier New" w:hAnsi="Courier New" w:cs="Courier New"/>
    </w:rPr>
  </w:style>
  <w:style w:type="paragraph" w:customStyle="1" w:styleId="3f2">
    <w:name w:val="Текст списка 3"/>
    <w:basedOn w:val="29"/>
    <w:link w:val="3f3"/>
    <w:rsid w:val="00F27135"/>
    <w:pPr>
      <w:keepNext w:val="0"/>
      <w:widowControl w:val="0"/>
      <w:numPr>
        <w:ilvl w:val="0"/>
        <w:numId w:val="0"/>
      </w:numPr>
      <w:tabs>
        <w:tab w:val="left" w:pos="851"/>
      </w:tabs>
      <w:spacing w:before="120" w:after="120"/>
      <w:ind w:left="851" w:hanging="851"/>
    </w:pPr>
    <w:rPr>
      <w:b w:val="0"/>
      <w:szCs w:val="28"/>
      <w:lang w:eastAsia="ar-SA"/>
    </w:rPr>
  </w:style>
  <w:style w:type="character" w:customStyle="1" w:styleId="3f3">
    <w:name w:val="Текст списка 3 Знак"/>
    <w:link w:val="3f2"/>
    <w:rsid w:val="00F27135"/>
    <w:rPr>
      <w:sz w:val="28"/>
      <w:szCs w:val="28"/>
      <w:lang w:eastAsia="ar-SA"/>
    </w:rPr>
  </w:style>
  <w:style w:type="character" w:customStyle="1" w:styleId="HTML9">
    <w:name w:val="Стандартный HTML Знак"/>
    <w:link w:val="HTML8"/>
    <w:uiPriority w:val="99"/>
    <w:rsid w:val="00B20A83"/>
    <w:rPr>
      <w:rFonts w:ascii="Courier New" w:hAnsi="Courier New" w:cs="Courier New"/>
    </w:rPr>
  </w:style>
  <w:style w:type="paragraph" w:customStyle="1" w:styleId="1f2">
    <w:name w:val="Основной текст1"/>
    <w:link w:val="afffff9"/>
    <w:rsid w:val="00B20A83"/>
    <w:pPr>
      <w:widowControl w:val="0"/>
      <w:suppressAutoHyphens/>
      <w:spacing w:after="120"/>
    </w:pPr>
    <w:rPr>
      <w:rFonts w:eastAsia="ヒラギノ角ゴ Pro W3"/>
      <w:color w:val="000000"/>
      <w:kern w:val="1"/>
      <w:sz w:val="24"/>
      <w:lang w:val="en-US" w:eastAsia="en-US"/>
    </w:rPr>
  </w:style>
  <w:style w:type="paragraph" w:customStyle="1" w:styleId="Standarduser">
    <w:name w:val="Standard (user)"/>
    <w:rsid w:val="004E1EE1"/>
    <w:pPr>
      <w:widowControl w:val="0"/>
      <w:suppressAutoHyphens/>
      <w:textAlignment w:val="baseline"/>
    </w:pPr>
    <w:rPr>
      <w:rFonts w:ascii="Arial" w:eastAsia="Arial Unicode MS" w:hAnsi="Arial" w:cs="Arial"/>
      <w:kern w:val="1"/>
      <w:sz w:val="21"/>
      <w:szCs w:val="24"/>
      <w:lang w:eastAsia="ar-SA"/>
    </w:rPr>
  </w:style>
  <w:style w:type="character" w:customStyle="1" w:styleId="apple-converted-space">
    <w:name w:val="apple-converted-space"/>
    <w:basedOn w:val="ae"/>
    <w:rsid w:val="0084489C"/>
  </w:style>
  <w:style w:type="character" w:customStyle="1" w:styleId="c-grey">
    <w:name w:val="c-grey"/>
    <w:basedOn w:val="ae"/>
    <w:rsid w:val="0084489C"/>
  </w:style>
  <w:style w:type="paragraph" w:customStyle="1" w:styleId="-11">
    <w:name w:val="Цветной список - Акцент 11"/>
    <w:basedOn w:val="ad"/>
    <w:uiPriority w:val="34"/>
    <w:rsid w:val="00B83CC2"/>
    <w:pPr>
      <w:ind w:left="720"/>
    </w:pPr>
  </w:style>
  <w:style w:type="paragraph" w:customStyle="1" w:styleId="msonormalcxspmiddlecxspmiddle">
    <w:name w:val="msonormalcxspmiddlecxspmiddle"/>
    <w:basedOn w:val="ad"/>
    <w:uiPriority w:val="99"/>
    <w:rsid w:val="000D3DBD"/>
    <w:pPr>
      <w:spacing w:before="100" w:beforeAutospacing="1" w:after="100" w:afterAutospacing="1"/>
      <w:jc w:val="left"/>
    </w:pPr>
    <w:rPr>
      <w:rFonts w:ascii="Calibri" w:hAnsi="Calibri" w:cs="Calibri"/>
    </w:rPr>
  </w:style>
  <w:style w:type="paragraph" w:customStyle="1" w:styleId="msonormalcxspmiddlecxsplast">
    <w:name w:val="msonormalcxspmiddlecxsplast"/>
    <w:basedOn w:val="ad"/>
    <w:uiPriority w:val="99"/>
    <w:rsid w:val="00901CE7"/>
    <w:pPr>
      <w:spacing w:before="100" w:beforeAutospacing="1" w:after="100" w:afterAutospacing="1"/>
      <w:jc w:val="left"/>
    </w:pPr>
    <w:rPr>
      <w:rFonts w:ascii="Calibri" w:hAnsi="Calibri" w:cs="Calibri"/>
    </w:rPr>
  </w:style>
  <w:style w:type="paragraph" w:customStyle="1" w:styleId="msonormalcxsplast">
    <w:name w:val="msonormalcxsplast"/>
    <w:basedOn w:val="ad"/>
    <w:link w:val="msonormalcxsplast0"/>
    <w:rsid w:val="00901CE7"/>
    <w:pPr>
      <w:spacing w:before="100" w:beforeAutospacing="1" w:after="100" w:afterAutospacing="1"/>
      <w:jc w:val="left"/>
    </w:pPr>
    <w:rPr>
      <w:rFonts w:ascii="Calibri" w:hAnsi="Calibri"/>
      <w:lang w:val="x-none" w:eastAsia="x-none"/>
    </w:rPr>
  </w:style>
  <w:style w:type="character" w:customStyle="1" w:styleId="msonormalcxsplast0">
    <w:name w:val="msonormalcxsplast Знак"/>
    <w:link w:val="msonormalcxsplast"/>
    <w:locked/>
    <w:rsid w:val="00901CE7"/>
    <w:rPr>
      <w:rFonts w:ascii="Calibri" w:hAnsi="Calibri" w:cs="Calibri"/>
      <w:sz w:val="24"/>
      <w:szCs w:val="24"/>
    </w:rPr>
  </w:style>
  <w:style w:type="paragraph" w:customStyle="1" w:styleId="afffffa">
    <w:name w:val="Таблицы (моноширинный)"/>
    <w:basedOn w:val="ad"/>
    <w:next w:val="ad"/>
    <w:rsid w:val="00E95011"/>
    <w:pPr>
      <w:widowControl w:val="0"/>
      <w:autoSpaceDE w:val="0"/>
      <w:autoSpaceDN w:val="0"/>
      <w:adjustRightInd w:val="0"/>
      <w:spacing w:after="0"/>
    </w:pPr>
    <w:rPr>
      <w:rFonts w:ascii="Courier New" w:hAnsi="Courier New" w:cs="Courier New"/>
    </w:rPr>
  </w:style>
  <w:style w:type="character" w:customStyle="1" w:styleId="1f3">
    <w:name w:val="Текст сноски Знак1"/>
    <w:aliases w:val="Знак5 Знак"/>
    <w:locked/>
    <w:rsid w:val="00E95011"/>
    <w:rPr>
      <w:sz w:val="28"/>
      <w:szCs w:val="28"/>
      <w:lang w:eastAsia="ru-RU"/>
    </w:rPr>
  </w:style>
  <w:style w:type="character" w:customStyle="1" w:styleId="ConsNormal0">
    <w:name w:val="ConsNormal Знак"/>
    <w:link w:val="ConsNormal"/>
    <w:uiPriority w:val="99"/>
    <w:locked/>
    <w:rsid w:val="00E95011"/>
    <w:rPr>
      <w:rFonts w:ascii="Arial" w:hAnsi="Arial" w:cs="Arial"/>
      <w:lang w:val="ru-RU" w:eastAsia="ru-RU" w:bidi="ar-SA"/>
    </w:rPr>
  </w:style>
  <w:style w:type="character" w:customStyle="1" w:styleId="1f4">
    <w:name w:val="Название Знак1"/>
    <w:aliases w:val="Знак2 Знак Знак"/>
    <w:uiPriority w:val="99"/>
    <w:locked/>
    <w:rsid w:val="00E95011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customStyle="1" w:styleId="FontStyle16">
    <w:name w:val="Font Style16"/>
    <w:rsid w:val="00214710"/>
    <w:rPr>
      <w:rFonts w:ascii="Times New Roman" w:hAnsi="Times New Roman" w:cs="Times New Roman"/>
      <w:sz w:val="22"/>
      <w:szCs w:val="22"/>
    </w:rPr>
  </w:style>
  <w:style w:type="paragraph" w:customStyle="1" w:styleId="2f5">
    <w:name w:val="Абзац списка2"/>
    <w:basedOn w:val="ad"/>
    <w:rsid w:val="00214710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  <w:style w:type="paragraph" w:customStyle="1" w:styleId="Style5">
    <w:name w:val="Style5"/>
    <w:basedOn w:val="ad"/>
    <w:rsid w:val="00214710"/>
    <w:pPr>
      <w:widowControl w:val="0"/>
      <w:autoSpaceDE w:val="0"/>
      <w:autoSpaceDN w:val="0"/>
      <w:adjustRightInd w:val="0"/>
      <w:spacing w:after="0" w:line="278" w:lineRule="exact"/>
      <w:ind w:firstLine="706"/>
    </w:pPr>
    <w:rPr>
      <w:rFonts w:eastAsia="Calibri"/>
    </w:rPr>
  </w:style>
  <w:style w:type="character" w:customStyle="1" w:styleId="afffff8">
    <w:name w:val="МОЙ Знак"/>
    <w:link w:val="afffff7"/>
    <w:locked/>
    <w:rsid w:val="00A41F18"/>
    <w:rPr>
      <w:rFonts w:ascii="Arial" w:eastAsia="ヒラギノ角ゴ Pro W3" w:hAnsi="Arial"/>
      <w:color w:val="000000"/>
      <w:kern w:val="1"/>
      <w:sz w:val="24"/>
      <w:lang w:val="en-US" w:eastAsia="en-US" w:bidi="ar-SA"/>
    </w:rPr>
  </w:style>
  <w:style w:type="paragraph" w:customStyle="1" w:styleId="a0cxsplast">
    <w:name w:val="a0cxsplast"/>
    <w:basedOn w:val="ad"/>
    <w:uiPriority w:val="99"/>
    <w:rsid w:val="00A41F18"/>
    <w:pPr>
      <w:spacing w:before="100" w:beforeAutospacing="1" w:after="100" w:afterAutospacing="1"/>
      <w:jc w:val="left"/>
    </w:pPr>
    <w:rPr>
      <w:rFonts w:eastAsia="Calibri"/>
    </w:rPr>
  </w:style>
  <w:style w:type="paragraph" w:customStyle="1" w:styleId="msobodytext3cxspmiddle">
    <w:name w:val="msobodytext3cxspmiddle"/>
    <w:basedOn w:val="ad"/>
    <w:uiPriority w:val="99"/>
    <w:rsid w:val="00A41F18"/>
    <w:pPr>
      <w:spacing w:before="100" w:beforeAutospacing="1" w:after="100" w:afterAutospacing="1"/>
      <w:jc w:val="left"/>
    </w:pPr>
    <w:rPr>
      <w:rFonts w:eastAsia="Calibri"/>
    </w:rPr>
  </w:style>
  <w:style w:type="paragraph" w:customStyle="1" w:styleId="msobodytext3cxsplast">
    <w:name w:val="msobodytext3cxsplast"/>
    <w:basedOn w:val="ad"/>
    <w:uiPriority w:val="99"/>
    <w:rsid w:val="00A41F18"/>
    <w:pPr>
      <w:spacing w:before="100" w:beforeAutospacing="1" w:after="100" w:afterAutospacing="1"/>
      <w:jc w:val="left"/>
    </w:pPr>
    <w:rPr>
      <w:rFonts w:eastAsia="Calibri"/>
    </w:rPr>
  </w:style>
  <w:style w:type="character" w:customStyle="1" w:styleId="iceouttxt60">
    <w:name w:val="iceouttxt60"/>
    <w:rsid w:val="002A3E05"/>
    <w:rPr>
      <w:rFonts w:ascii="Arial" w:hAnsi="Arial" w:cs="Arial" w:hint="default"/>
      <w:color w:val="666666"/>
      <w:sz w:val="17"/>
      <w:szCs w:val="17"/>
    </w:rPr>
  </w:style>
  <w:style w:type="paragraph" w:customStyle="1" w:styleId="Style6">
    <w:name w:val="Style6"/>
    <w:basedOn w:val="ad"/>
    <w:rsid w:val="00140FEC"/>
    <w:pPr>
      <w:widowControl w:val="0"/>
      <w:autoSpaceDE w:val="0"/>
      <w:autoSpaceDN w:val="0"/>
      <w:adjustRightInd w:val="0"/>
      <w:spacing w:after="0" w:line="230" w:lineRule="exact"/>
      <w:jc w:val="left"/>
    </w:pPr>
  </w:style>
  <w:style w:type="paragraph" w:customStyle="1" w:styleId="Style36">
    <w:name w:val="Style36"/>
    <w:basedOn w:val="ad"/>
    <w:rsid w:val="00140FEC"/>
    <w:pPr>
      <w:widowControl w:val="0"/>
      <w:autoSpaceDE w:val="0"/>
      <w:autoSpaceDN w:val="0"/>
      <w:adjustRightInd w:val="0"/>
      <w:spacing w:after="0"/>
      <w:jc w:val="left"/>
    </w:pPr>
  </w:style>
  <w:style w:type="paragraph" w:customStyle="1" w:styleId="Style41">
    <w:name w:val="Style41"/>
    <w:basedOn w:val="ad"/>
    <w:rsid w:val="00140FEC"/>
    <w:pPr>
      <w:widowControl w:val="0"/>
      <w:autoSpaceDE w:val="0"/>
      <w:autoSpaceDN w:val="0"/>
      <w:adjustRightInd w:val="0"/>
      <w:spacing w:after="0" w:line="326" w:lineRule="exact"/>
      <w:ind w:hanging="1666"/>
      <w:jc w:val="left"/>
    </w:pPr>
  </w:style>
  <w:style w:type="paragraph" w:customStyle="1" w:styleId="Style44">
    <w:name w:val="Style44"/>
    <w:basedOn w:val="ad"/>
    <w:rsid w:val="00140FEC"/>
    <w:pPr>
      <w:widowControl w:val="0"/>
      <w:autoSpaceDE w:val="0"/>
      <w:autoSpaceDN w:val="0"/>
      <w:adjustRightInd w:val="0"/>
      <w:spacing w:after="0" w:line="322" w:lineRule="exact"/>
      <w:ind w:firstLine="422"/>
    </w:pPr>
  </w:style>
  <w:style w:type="paragraph" w:customStyle="1" w:styleId="Style40">
    <w:name w:val="Style40"/>
    <w:basedOn w:val="ad"/>
    <w:rsid w:val="00140FEC"/>
    <w:pPr>
      <w:widowControl w:val="0"/>
      <w:autoSpaceDE w:val="0"/>
      <w:autoSpaceDN w:val="0"/>
      <w:adjustRightInd w:val="0"/>
      <w:spacing w:after="0"/>
      <w:jc w:val="left"/>
    </w:pPr>
  </w:style>
  <w:style w:type="character" w:customStyle="1" w:styleId="FontStyle61">
    <w:name w:val="Font Style61"/>
    <w:rsid w:val="00140FEC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FontStyle62">
    <w:name w:val="Font Style62"/>
    <w:rsid w:val="00140FEC"/>
    <w:rPr>
      <w:rFonts w:ascii="Times New Roman" w:hAnsi="Times New Roman" w:cs="Times New Roman" w:hint="default"/>
      <w:sz w:val="20"/>
      <w:szCs w:val="20"/>
    </w:rPr>
  </w:style>
  <w:style w:type="paragraph" w:styleId="afffffb">
    <w:name w:val="endnote text"/>
    <w:basedOn w:val="ad"/>
    <w:link w:val="afffffc"/>
    <w:uiPriority w:val="99"/>
    <w:rsid w:val="00140FEC"/>
    <w:pPr>
      <w:spacing w:after="0"/>
      <w:jc w:val="left"/>
    </w:pPr>
    <w:rPr>
      <w:sz w:val="20"/>
      <w:szCs w:val="20"/>
    </w:rPr>
  </w:style>
  <w:style w:type="character" w:customStyle="1" w:styleId="afffffc">
    <w:name w:val="Текст концевой сноски Знак"/>
    <w:basedOn w:val="ae"/>
    <w:link w:val="afffffb"/>
    <w:uiPriority w:val="99"/>
    <w:rsid w:val="00140FEC"/>
  </w:style>
  <w:style w:type="character" w:styleId="afffffd">
    <w:name w:val="endnote reference"/>
    <w:uiPriority w:val="99"/>
    <w:rsid w:val="00140FEC"/>
    <w:rPr>
      <w:vertAlign w:val="superscript"/>
    </w:rPr>
  </w:style>
  <w:style w:type="character" w:customStyle="1" w:styleId="affff3">
    <w:name w:val="Текст выноски Знак"/>
    <w:link w:val="affff2"/>
    <w:uiPriority w:val="99"/>
    <w:rsid w:val="00140FEC"/>
    <w:rPr>
      <w:rFonts w:ascii="Tahoma" w:hAnsi="Tahoma" w:cs="Tahoma"/>
      <w:sz w:val="16"/>
      <w:szCs w:val="16"/>
    </w:rPr>
  </w:style>
  <w:style w:type="character" w:customStyle="1" w:styleId="afffff9">
    <w:name w:val="Основной текст_"/>
    <w:link w:val="1f2"/>
    <w:locked/>
    <w:rsid w:val="009140C0"/>
    <w:rPr>
      <w:rFonts w:eastAsia="ヒラギノ角ゴ Pro W3"/>
      <w:color w:val="000000"/>
      <w:kern w:val="1"/>
      <w:sz w:val="24"/>
      <w:lang w:val="en-US" w:eastAsia="en-US" w:bidi="ar-SA"/>
    </w:rPr>
  </w:style>
  <w:style w:type="paragraph" w:customStyle="1" w:styleId="style2">
    <w:name w:val="style2"/>
    <w:basedOn w:val="ad"/>
    <w:rsid w:val="00914309"/>
    <w:pPr>
      <w:spacing w:before="100" w:beforeAutospacing="1" w:after="100" w:afterAutospacing="1"/>
      <w:jc w:val="left"/>
    </w:pPr>
  </w:style>
  <w:style w:type="character" w:customStyle="1" w:styleId="style-09nn1">
    <w:name w:val="style-09nn1"/>
    <w:rsid w:val="00C03964"/>
    <w:rPr>
      <w:rFonts w:ascii="Verdana" w:hAnsi="Verdana" w:hint="default"/>
      <w:color w:val="000000"/>
      <w:sz w:val="7"/>
      <w:szCs w:val="7"/>
    </w:rPr>
  </w:style>
  <w:style w:type="character" w:customStyle="1" w:styleId="style-12bi1">
    <w:name w:val="style-12bi1"/>
    <w:rsid w:val="00C03964"/>
    <w:rPr>
      <w:rFonts w:ascii="Verdana" w:hAnsi="Verdana" w:hint="default"/>
      <w:b/>
      <w:bCs/>
      <w:i/>
      <w:iCs/>
      <w:color w:val="000000"/>
      <w:sz w:val="10"/>
      <w:szCs w:val="10"/>
    </w:rPr>
  </w:style>
  <w:style w:type="character" w:customStyle="1" w:styleId="style-09nn">
    <w:name w:val="style-09nn"/>
    <w:rsid w:val="00C03964"/>
  </w:style>
  <w:style w:type="paragraph" w:customStyle="1" w:styleId="Standard">
    <w:name w:val="Standard"/>
    <w:rsid w:val="00B839CF"/>
    <w:pPr>
      <w:widowControl w:val="0"/>
      <w:suppressAutoHyphens/>
      <w:textAlignment w:val="baseline"/>
    </w:pPr>
    <w:rPr>
      <w:rFonts w:ascii="Arial" w:eastAsia="Lucida Sans Unicode" w:hAnsi="Arial" w:cs="Arial"/>
      <w:kern w:val="1"/>
      <w:sz w:val="21"/>
      <w:szCs w:val="24"/>
      <w:lang w:eastAsia="ar-SA"/>
    </w:rPr>
  </w:style>
  <w:style w:type="paragraph" w:customStyle="1" w:styleId="afffffe">
    <w:name w:val="Знак Знак"/>
    <w:basedOn w:val="ad"/>
    <w:rsid w:val="00EE209C"/>
    <w:pPr>
      <w:spacing w:before="100" w:beforeAutospacing="1" w:after="100" w:afterAutospacing="1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0cxsplastcxsplast">
    <w:name w:val="a0cxsplastcxsplast"/>
    <w:basedOn w:val="ad"/>
    <w:rsid w:val="0018117A"/>
    <w:pPr>
      <w:spacing w:before="100" w:beforeAutospacing="1" w:after="100" w:afterAutospacing="1"/>
      <w:jc w:val="left"/>
    </w:pPr>
  </w:style>
  <w:style w:type="character" w:customStyle="1" w:styleId="iceouttxt6">
    <w:name w:val="iceouttxt6"/>
    <w:rsid w:val="00A94717"/>
    <w:rPr>
      <w:rFonts w:ascii="Arial" w:hAnsi="Arial" w:cs="Arial" w:hint="default"/>
      <w:color w:val="666666"/>
      <w:sz w:val="17"/>
      <w:szCs w:val="17"/>
    </w:rPr>
  </w:style>
  <w:style w:type="paragraph" w:customStyle="1" w:styleId="msonormalcxspmiddlecxsplastcxspmiddle">
    <w:name w:val="msonormalcxspmiddlecxsplastcxspmiddle"/>
    <w:basedOn w:val="ad"/>
    <w:uiPriority w:val="99"/>
    <w:rsid w:val="00ED321B"/>
    <w:pPr>
      <w:spacing w:before="100" w:beforeAutospacing="1" w:after="100" w:afterAutospacing="1"/>
      <w:jc w:val="left"/>
    </w:pPr>
  </w:style>
  <w:style w:type="paragraph" w:customStyle="1" w:styleId="msonormalcxspmiddlecxsplastcxsplast">
    <w:name w:val="msonormalcxspmiddlecxsplastcxsplast"/>
    <w:basedOn w:val="ad"/>
    <w:uiPriority w:val="99"/>
    <w:rsid w:val="00ED321B"/>
    <w:pPr>
      <w:spacing w:before="100" w:beforeAutospacing="1" w:after="100" w:afterAutospacing="1"/>
      <w:jc w:val="left"/>
    </w:pPr>
  </w:style>
  <w:style w:type="character" w:customStyle="1" w:styleId="ConsPlusNormal0">
    <w:name w:val="ConsPlusNormal Знак"/>
    <w:link w:val="ConsPlusNormal"/>
    <w:uiPriority w:val="99"/>
    <w:locked/>
    <w:rsid w:val="007327CE"/>
    <w:rPr>
      <w:rFonts w:ascii="Arial" w:hAnsi="Arial" w:cs="Arial"/>
    </w:rPr>
  </w:style>
  <w:style w:type="paragraph" w:customStyle="1" w:styleId="New4E">
    <w:name w:val="МаркNew_4E"/>
    <w:basedOn w:val="ad"/>
    <w:rsid w:val="00433A2D"/>
    <w:pPr>
      <w:numPr>
        <w:numId w:val="15"/>
      </w:numPr>
      <w:spacing w:after="0"/>
      <w:jc w:val="left"/>
    </w:pPr>
    <w:rPr>
      <w:szCs w:val="20"/>
    </w:rPr>
  </w:style>
  <w:style w:type="character" w:customStyle="1" w:styleId="afffff2">
    <w:name w:val="Без интервала Знак"/>
    <w:link w:val="afffff1"/>
    <w:uiPriority w:val="99"/>
    <w:locked/>
    <w:rsid w:val="00D944EE"/>
    <w:rPr>
      <w:sz w:val="24"/>
      <w:szCs w:val="24"/>
    </w:rPr>
  </w:style>
  <w:style w:type="numbering" w:customStyle="1" w:styleId="1f5">
    <w:name w:val="Нет списка1"/>
    <w:next w:val="af0"/>
    <w:uiPriority w:val="99"/>
    <w:semiHidden/>
    <w:unhideWhenUsed/>
    <w:rsid w:val="004B10EC"/>
  </w:style>
  <w:style w:type="table" w:customStyle="1" w:styleId="1f6">
    <w:name w:val="Сетка таблицы1"/>
    <w:basedOn w:val="af"/>
    <w:next w:val="affffe"/>
    <w:uiPriority w:val="39"/>
    <w:rsid w:val="004B10EC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b">
    <w:name w:val="Основной текст с отступом 3 Знак"/>
    <w:link w:val="3a"/>
    <w:rsid w:val="004B10EC"/>
    <w:rPr>
      <w:sz w:val="16"/>
    </w:rPr>
  </w:style>
  <w:style w:type="paragraph" w:customStyle="1" w:styleId="2f6">
    <w:name w:val="Абзац списка2"/>
    <w:basedOn w:val="ad"/>
    <w:rsid w:val="004B10EC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  <w:style w:type="character" w:customStyle="1" w:styleId="110">
    <w:name w:val="Заголовок 1 Знак1"/>
    <w:aliases w:val="*_1_Заголовок Знак,H1 Знак,Заголов Знак,Заголовок 1 Знак Знак Знак,Загол 1 Знак,Heading 1_Rus Знак,Document Header1 Знак1,ЗАГОЛОВОК1 Знак,Heading for Top Section Знак,Heading 0 Знак,heading1 Знак,1 Знак,!_1 Знак"/>
    <w:link w:val="18"/>
    <w:uiPriority w:val="9"/>
    <w:locked/>
    <w:rsid w:val="00B16EC1"/>
    <w:rPr>
      <w:b/>
      <w:kern w:val="28"/>
      <w:sz w:val="28"/>
    </w:rPr>
  </w:style>
  <w:style w:type="paragraph" w:customStyle="1" w:styleId="Normal1">
    <w:name w:val="Normal1"/>
    <w:rsid w:val="004B10EC"/>
    <w:pPr>
      <w:widowControl w:val="0"/>
      <w:overflowPunct w:val="0"/>
      <w:autoSpaceDE w:val="0"/>
      <w:autoSpaceDN w:val="0"/>
      <w:adjustRightInd w:val="0"/>
      <w:ind w:firstLine="700"/>
    </w:pPr>
    <w:rPr>
      <w:sz w:val="24"/>
    </w:rPr>
  </w:style>
  <w:style w:type="paragraph" w:customStyle="1" w:styleId="affffff">
    <w:name w:val="Обычный.Нормальный абзац"/>
    <w:rsid w:val="004B10EC"/>
    <w:pPr>
      <w:widowControl w:val="0"/>
      <w:autoSpaceDE w:val="0"/>
      <w:autoSpaceDN w:val="0"/>
      <w:ind w:firstLine="709"/>
      <w:jc w:val="both"/>
    </w:pPr>
    <w:rPr>
      <w:sz w:val="24"/>
      <w:szCs w:val="24"/>
    </w:rPr>
  </w:style>
  <w:style w:type="paragraph" w:customStyle="1" w:styleId="1f7">
    <w:name w:val="Без интервала1"/>
    <w:rsid w:val="004B10EC"/>
    <w:rPr>
      <w:rFonts w:ascii="Calibri" w:hAnsi="Calibri"/>
      <w:sz w:val="22"/>
      <w:szCs w:val="22"/>
      <w:lang w:eastAsia="en-US"/>
    </w:rPr>
  </w:style>
  <w:style w:type="table" w:customStyle="1" w:styleId="112">
    <w:name w:val="Сетка таблицы11"/>
    <w:basedOn w:val="af"/>
    <w:next w:val="affffe"/>
    <w:uiPriority w:val="59"/>
    <w:rsid w:val="004B10E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7">
    <w:name w:val="Сетка таблицы2"/>
    <w:basedOn w:val="af"/>
    <w:next w:val="affffe"/>
    <w:uiPriority w:val="59"/>
    <w:rsid w:val="004B10EC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0">
    <w:name w:val="Обычный таблица"/>
    <w:basedOn w:val="ad"/>
    <w:rsid w:val="004B10EC"/>
    <w:pPr>
      <w:suppressAutoHyphens/>
      <w:spacing w:after="0"/>
      <w:jc w:val="left"/>
    </w:pPr>
    <w:rPr>
      <w:sz w:val="18"/>
      <w:szCs w:val="18"/>
      <w:lang w:eastAsia="zh-CN"/>
    </w:rPr>
  </w:style>
  <w:style w:type="character" w:customStyle="1" w:styleId="FootnoteTextChar">
    <w:name w:val="Footnote Text Char"/>
    <w:locked/>
    <w:rsid w:val="004B10EC"/>
    <w:rPr>
      <w:lang w:val="ru-RU" w:eastAsia="x-none"/>
    </w:rPr>
  </w:style>
  <w:style w:type="character" w:customStyle="1" w:styleId="HeaderChar">
    <w:name w:val="Header Char"/>
    <w:locked/>
    <w:rsid w:val="004B10EC"/>
    <w:rPr>
      <w:sz w:val="24"/>
    </w:rPr>
  </w:style>
  <w:style w:type="character" w:customStyle="1" w:styleId="92">
    <w:name w:val="Знак Знак9"/>
    <w:locked/>
    <w:rsid w:val="004B10EC"/>
    <w:rPr>
      <w:sz w:val="32"/>
      <w:lang w:val="ru-RU" w:eastAsia="ru-RU" w:bidi="ar-SA"/>
    </w:rPr>
  </w:style>
  <w:style w:type="character" w:customStyle="1" w:styleId="1f8">
    <w:name w:val="Знак Знак Знак1"/>
    <w:locked/>
    <w:rsid w:val="004B10EC"/>
    <w:rPr>
      <w:rFonts w:ascii="Times New Roman CYR" w:hAnsi="Times New Roman CYR"/>
      <w:kern w:val="1"/>
      <w:lang w:val="ru-RU" w:eastAsia="hi-IN" w:bidi="hi-IN"/>
    </w:rPr>
  </w:style>
  <w:style w:type="paragraph" w:customStyle="1" w:styleId="-0">
    <w:name w:val="Таблица Список -"/>
    <w:basedOn w:val="ad"/>
    <w:rsid w:val="004B10EC"/>
    <w:pPr>
      <w:spacing w:before="40" w:after="40"/>
      <w:ind w:left="284" w:hanging="284"/>
      <w:jc w:val="left"/>
    </w:pPr>
    <w:rPr>
      <w:rFonts w:eastAsia="Calibri"/>
      <w:sz w:val="26"/>
      <w:szCs w:val="26"/>
    </w:rPr>
  </w:style>
  <w:style w:type="paragraph" w:styleId="affffff1">
    <w:name w:val="TOC Heading"/>
    <w:basedOn w:val="18"/>
    <w:next w:val="ad"/>
    <w:uiPriority w:val="99"/>
    <w:rsid w:val="00FC7734"/>
    <w:pPr>
      <w:keepLines/>
      <w:numPr>
        <w:numId w:val="0"/>
      </w:numPr>
      <w:spacing w:before="480" w:after="0"/>
      <w:jc w:val="center"/>
      <w:outlineLvl w:val="9"/>
    </w:pPr>
    <w:rPr>
      <w:bCs/>
      <w:kern w:val="0"/>
      <w:szCs w:val="28"/>
      <w:lang w:val="x-none" w:eastAsia="x-none"/>
    </w:rPr>
  </w:style>
  <w:style w:type="paragraph" w:customStyle="1" w:styleId="affffff2">
    <w:name w:val="ДокОснТекст"/>
    <w:rsid w:val="004B10EC"/>
    <w:pPr>
      <w:spacing w:before="60" w:line="360" w:lineRule="auto"/>
      <w:ind w:firstLine="709"/>
      <w:jc w:val="both"/>
    </w:pPr>
    <w:rPr>
      <w:rFonts w:eastAsia="Calibri" w:cs="Arial"/>
      <w:sz w:val="28"/>
      <w:szCs w:val="24"/>
    </w:rPr>
  </w:style>
  <w:style w:type="paragraph" w:customStyle="1" w:styleId="PlainText">
    <w:name w:val="PlainText"/>
    <w:link w:val="PlainText2"/>
    <w:rsid w:val="004B10EC"/>
    <w:pPr>
      <w:suppressAutoHyphens/>
      <w:autoSpaceDN w:val="0"/>
      <w:spacing w:before="60"/>
      <w:ind w:firstLine="567"/>
      <w:jc w:val="both"/>
      <w:textAlignment w:val="baseline"/>
    </w:pPr>
    <w:rPr>
      <w:rFonts w:ascii="Liberation Serif" w:eastAsia="SimSun" w:hAnsi="Liberation Serif" w:cs="Mangal"/>
      <w:kern w:val="3"/>
      <w:sz w:val="26"/>
      <w:szCs w:val="22"/>
      <w:lang w:val="en-US" w:eastAsia="zh-CN" w:bidi="hi-IN"/>
    </w:rPr>
  </w:style>
  <w:style w:type="paragraph" w:customStyle="1" w:styleId="Head2">
    <w:name w:val="Head2"/>
    <w:next w:val="PlainText"/>
    <w:uiPriority w:val="99"/>
    <w:rsid w:val="004B10EC"/>
    <w:pPr>
      <w:keepNext/>
      <w:suppressAutoHyphens/>
      <w:autoSpaceDN w:val="0"/>
      <w:spacing w:before="240" w:after="120"/>
      <w:jc w:val="center"/>
      <w:textAlignment w:val="baseline"/>
      <w:outlineLvl w:val="1"/>
    </w:pPr>
    <w:rPr>
      <w:rFonts w:ascii="Liberation Serif" w:eastAsia="SimSun" w:hAnsi="Liberation Serif" w:cs="Mangal"/>
      <w:kern w:val="3"/>
      <w:sz w:val="26"/>
      <w:szCs w:val="22"/>
      <w:lang w:val="en-US" w:eastAsia="zh-CN" w:bidi="hi-IN"/>
    </w:rPr>
  </w:style>
  <w:style w:type="paragraph" w:customStyle="1" w:styleId="Orderedlist10">
    <w:name w:val="Orderedlist1"/>
    <w:basedOn w:val="Standard"/>
    <w:rsid w:val="004B10EC"/>
    <w:pPr>
      <w:widowControl/>
      <w:overflowPunct w:val="0"/>
      <w:autoSpaceDN w:val="0"/>
      <w:spacing w:before="120" w:after="120"/>
      <w:textAlignment w:val="auto"/>
    </w:pPr>
    <w:rPr>
      <w:rFonts w:ascii="Liberation Serif" w:eastAsia="SimSun" w:hAnsi="Liberation Serif" w:cs="Mangal"/>
      <w:kern w:val="3"/>
      <w:sz w:val="26"/>
      <w:lang w:val="en-US" w:eastAsia="zh-CN" w:bidi="hi-IN"/>
    </w:rPr>
  </w:style>
  <w:style w:type="paragraph" w:customStyle="1" w:styleId="ItemizedList">
    <w:name w:val="ItemizedList"/>
    <w:basedOn w:val="Standard"/>
    <w:rsid w:val="004B10EC"/>
    <w:pPr>
      <w:widowControl/>
      <w:overflowPunct w:val="0"/>
      <w:autoSpaceDN w:val="0"/>
      <w:spacing w:before="60" w:after="60"/>
      <w:textAlignment w:val="auto"/>
    </w:pPr>
    <w:rPr>
      <w:rFonts w:ascii="Liberation Serif" w:eastAsia="SimSun" w:hAnsi="Liberation Serif" w:cs="Mangal"/>
      <w:kern w:val="3"/>
      <w:sz w:val="26"/>
      <w:szCs w:val="20"/>
      <w:lang w:val="en-US" w:eastAsia="zh-CN" w:bidi="hi-IN"/>
    </w:rPr>
  </w:style>
  <w:style w:type="numbering" w:customStyle="1" w:styleId="WWNum34">
    <w:name w:val="WWNum34"/>
    <w:basedOn w:val="af0"/>
    <w:rsid w:val="004B10EC"/>
    <w:pPr>
      <w:numPr>
        <w:numId w:val="17"/>
      </w:numPr>
    </w:pPr>
  </w:style>
  <w:style w:type="character" w:customStyle="1" w:styleId="70">
    <w:name w:val="Заголовок 7 Знак"/>
    <w:aliases w:val="*_7_Заголовок Знак"/>
    <w:link w:val="7"/>
    <w:rsid w:val="001E5504"/>
    <w:rPr>
      <w:b/>
      <w:sz w:val="28"/>
      <w:szCs w:val="28"/>
    </w:rPr>
  </w:style>
  <w:style w:type="character" w:customStyle="1" w:styleId="90">
    <w:name w:val="Заголовок 9 Знак"/>
    <w:aliases w:val="H9 Знак,Legal Level 1.1.1.1. Знак,aaa Знак,PIM 9 Знак,Titre 10 Знак,Заголовок 90 Знак,Заголовок 9 Гост Знак"/>
    <w:link w:val="9"/>
    <w:rsid w:val="004B10EC"/>
    <w:rPr>
      <w:rFonts w:ascii="Arial" w:hAnsi="Arial"/>
      <w:b/>
      <w:i/>
      <w:sz w:val="18"/>
    </w:rPr>
  </w:style>
  <w:style w:type="paragraph" w:customStyle="1" w:styleId="13">
    <w:name w:val="_Табл_Текст_Маркир1"/>
    <w:basedOn w:val="ad"/>
    <w:rsid w:val="004B10EC"/>
    <w:pPr>
      <w:widowControl w:val="0"/>
      <w:numPr>
        <w:numId w:val="19"/>
      </w:numPr>
      <w:autoSpaceDN w:val="0"/>
      <w:adjustRightInd w:val="0"/>
      <w:spacing w:before="60" w:after="0" w:line="288" w:lineRule="auto"/>
      <w:jc w:val="left"/>
    </w:pPr>
    <w:rPr>
      <w:rFonts w:eastAsia="Calibri"/>
      <w:bCs/>
      <w:sz w:val="26"/>
      <w:u w:color="000000"/>
    </w:rPr>
  </w:style>
  <w:style w:type="paragraph" w:customStyle="1" w:styleId="26">
    <w:name w:val="_Табл_Текст_Маркир2"/>
    <w:basedOn w:val="13"/>
    <w:rsid w:val="004B10EC"/>
    <w:pPr>
      <w:numPr>
        <w:ilvl w:val="1"/>
      </w:numPr>
      <w:spacing w:before="0"/>
      <w:ind w:left="1434" w:hanging="357"/>
    </w:pPr>
  </w:style>
  <w:style w:type="numbering" w:customStyle="1" w:styleId="417OutlineNumbering">
    <w:name w:val="4_1_7 Outline Numbering"/>
    <w:rsid w:val="004B10EC"/>
    <w:pPr>
      <w:numPr>
        <w:numId w:val="19"/>
      </w:numPr>
    </w:pPr>
  </w:style>
  <w:style w:type="numbering" w:customStyle="1" w:styleId="417OutlineNumbering1">
    <w:name w:val="4_1_7 Outline Numbering1"/>
    <w:rsid w:val="004B10EC"/>
    <w:pPr>
      <w:numPr>
        <w:numId w:val="18"/>
      </w:numPr>
    </w:pPr>
  </w:style>
  <w:style w:type="numbering" w:customStyle="1" w:styleId="WWNum33">
    <w:name w:val="WWNum33"/>
    <w:rsid w:val="004B10EC"/>
  </w:style>
  <w:style w:type="character" w:customStyle="1" w:styleId="affff8">
    <w:name w:val="Тема примечания Знак"/>
    <w:link w:val="affff7"/>
    <w:uiPriority w:val="99"/>
    <w:semiHidden/>
    <w:rsid w:val="004B10EC"/>
    <w:rPr>
      <w:b/>
      <w:bCs/>
    </w:rPr>
  </w:style>
  <w:style w:type="character" w:customStyle="1" w:styleId="afffff0">
    <w:name w:val="Абзац списка Знак"/>
    <w:aliases w:val="1 уровень нумерованного Знак,Нумерованный список оглавления Знак,Bullet List Знак,FooterText Знак,numbered Знак,Paragraphe de liste1 Знак,lp1 Знак,Абзац основного текста Знак,Маркер Знак,Bullet Number Знак,Индексы Знак,асз.Списка Знак"/>
    <w:link w:val="afffff"/>
    <w:uiPriority w:val="34"/>
    <w:locked/>
    <w:rsid w:val="004B10EC"/>
    <w:rPr>
      <w:rFonts w:ascii="Calibri" w:hAnsi="Calibri"/>
      <w:sz w:val="22"/>
      <w:szCs w:val="22"/>
    </w:rPr>
  </w:style>
  <w:style w:type="paragraph" w:customStyle="1" w:styleId="Head1">
    <w:name w:val="!_Head_1"/>
    <w:basedOn w:val="afffff"/>
    <w:link w:val="Head10"/>
    <w:uiPriority w:val="99"/>
    <w:rsid w:val="004B10EC"/>
    <w:pPr>
      <w:keepNext/>
      <w:pageBreakBefore/>
      <w:tabs>
        <w:tab w:val="num" w:pos="0"/>
        <w:tab w:val="left" w:pos="1276"/>
      </w:tabs>
      <w:spacing w:before="120" w:after="120" w:line="360" w:lineRule="auto"/>
      <w:ind w:left="360" w:hanging="360"/>
      <w:contextualSpacing w:val="0"/>
      <w:jc w:val="both"/>
      <w:outlineLvl w:val="0"/>
    </w:pPr>
    <w:rPr>
      <w:rFonts w:ascii="Times New Roman" w:hAnsi="Times New Roman"/>
      <w:b/>
      <w:sz w:val="28"/>
      <w:szCs w:val="28"/>
    </w:rPr>
  </w:style>
  <w:style w:type="character" w:customStyle="1" w:styleId="Head10">
    <w:name w:val="!_Head_1 Знак"/>
    <w:link w:val="Head1"/>
    <w:uiPriority w:val="99"/>
    <w:locked/>
    <w:rsid w:val="004B10EC"/>
    <w:rPr>
      <w:b/>
      <w:sz w:val="28"/>
      <w:szCs w:val="28"/>
    </w:rPr>
  </w:style>
  <w:style w:type="paragraph" w:customStyle="1" w:styleId="Head20">
    <w:name w:val="!_Head_2"/>
    <w:basedOn w:val="ad"/>
    <w:link w:val="Head21"/>
    <w:uiPriority w:val="99"/>
    <w:rsid w:val="004B10EC"/>
    <w:pPr>
      <w:keepNext/>
      <w:tabs>
        <w:tab w:val="num" w:pos="708"/>
      </w:tabs>
      <w:spacing w:before="120" w:after="120" w:line="360" w:lineRule="auto"/>
      <w:ind w:firstLine="851"/>
      <w:outlineLvl w:val="1"/>
    </w:pPr>
    <w:rPr>
      <w:b/>
      <w:sz w:val="28"/>
      <w:szCs w:val="28"/>
    </w:rPr>
  </w:style>
  <w:style w:type="character" w:customStyle="1" w:styleId="Head21">
    <w:name w:val="!_Head_2 Знак"/>
    <w:link w:val="Head20"/>
    <w:uiPriority w:val="99"/>
    <w:locked/>
    <w:rsid w:val="004B10EC"/>
    <w:rPr>
      <w:b/>
      <w:sz w:val="28"/>
      <w:szCs w:val="28"/>
    </w:rPr>
  </w:style>
  <w:style w:type="paragraph" w:customStyle="1" w:styleId="PlainText0">
    <w:name w:val="!_Plain Text"/>
    <w:basedOn w:val="ad"/>
    <w:link w:val="PlainText1"/>
    <w:qFormat/>
    <w:rsid w:val="004B10EC"/>
    <w:pPr>
      <w:spacing w:after="0" w:line="360" w:lineRule="auto"/>
      <w:ind w:firstLine="851"/>
    </w:pPr>
    <w:rPr>
      <w:sz w:val="28"/>
      <w:szCs w:val="28"/>
    </w:rPr>
  </w:style>
  <w:style w:type="character" w:customStyle="1" w:styleId="PlainText1">
    <w:name w:val="!_Plain Text Знак"/>
    <w:link w:val="PlainText0"/>
    <w:locked/>
    <w:rsid w:val="004B10EC"/>
    <w:rPr>
      <w:sz w:val="28"/>
      <w:szCs w:val="28"/>
    </w:rPr>
  </w:style>
  <w:style w:type="paragraph" w:customStyle="1" w:styleId="Head3">
    <w:name w:val="!_Head_3"/>
    <w:basedOn w:val="Head20"/>
    <w:link w:val="Head30"/>
    <w:uiPriority w:val="99"/>
    <w:rsid w:val="004B10EC"/>
    <w:pPr>
      <w:tabs>
        <w:tab w:val="clear" w:pos="708"/>
        <w:tab w:val="num" w:pos="720"/>
        <w:tab w:val="left" w:pos="1701"/>
      </w:tabs>
      <w:outlineLvl w:val="2"/>
    </w:pPr>
  </w:style>
  <w:style w:type="character" w:customStyle="1" w:styleId="Head30">
    <w:name w:val="!_Head_3 Знак"/>
    <w:link w:val="Head3"/>
    <w:uiPriority w:val="99"/>
    <w:locked/>
    <w:rsid w:val="004B10EC"/>
    <w:rPr>
      <w:b/>
      <w:sz w:val="28"/>
      <w:szCs w:val="28"/>
    </w:rPr>
  </w:style>
  <w:style w:type="paragraph" w:customStyle="1" w:styleId="Head40">
    <w:name w:val="!_Head_4"/>
    <w:basedOn w:val="Head3"/>
    <w:link w:val="Head41"/>
    <w:uiPriority w:val="99"/>
    <w:rsid w:val="004B10EC"/>
    <w:pPr>
      <w:tabs>
        <w:tab w:val="clear" w:pos="720"/>
        <w:tab w:val="clear" w:pos="1701"/>
        <w:tab w:val="left" w:pos="1985"/>
      </w:tabs>
      <w:outlineLvl w:val="3"/>
    </w:pPr>
  </w:style>
  <w:style w:type="character" w:customStyle="1" w:styleId="Head41">
    <w:name w:val="!_Head_4 Знак"/>
    <w:link w:val="Head40"/>
    <w:uiPriority w:val="99"/>
    <w:locked/>
    <w:rsid w:val="004B10EC"/>
    <w:rPr>
      <w:b/>
      <w:sz w:val="28"/>
      <w:szCs w:val="28"/>
    </w:rPr>
  </w:style>
  <w:style w:type="character" w:customStyle="1" w:styleId="Head11">
    <w:name w:val="Head_1 Знак"/>
    <w:uiPriority w:val="99"/>
    <w:rsid w:val="004B10EC"/>
    <w:rPr>
      <w:b/>
      <w:caps/>
      <w:kern w:val="32"/>
      <w:sz w:val="32"/>
    </w:rPr>
  </w:style>
  <w:style w:type="paragraph" w:customStyle="1" w:styleId="OrderedList1">
    <w:name w:val="OrderedList_1"/>
    <w:basedOn w:val="ad"/>
    <w:link w:val="OrderedList11"/>
    <w:uiPriority w:val="99"/>
    <w:rsid w:val="004B10EC"/>
    <w:pPr>
      <w:numPr>
        <w:numId w:val="23"/>
      </w:numPr>
      <w:spacing w:after="0" w:line="360" w:lineRule="auto"/>
    </w:pPr>
    <w:rPr>
      <w:sz w:val="28"/>
      <w:szCs w:val="20"/>
    </w:rPr>
  </w:style>
  <w:style w:type="character" w:customStyle="1" w:styleId="OrderedList11">
    <w:name w:val="OrderedList_1 Знак"/>
    <w:link w:val="OrderedList1"/>
    <w:uiPriority w:val="99"/>
    <w:locked/>
    <w:rsid w:val="004B10EC"/>
    <w:rPr>
      <w:sz w:val="28"/>
    </w:rPr>
  </w:style>
  <w:style w:type="paragraph" w:customStyle="1" w:styleId="List1">
    <w:name w:val="!_List_1"/>
    <w:basedOn w:val="OrderedList1"/>
    <w:link w:val="List10"/>
    <w:uiPriority w:val="99"/>
    <w:rsid w:val="004B10EC"/>
    <w:pPr>
      <w:numPr>
        <w:numId w:val="0"/>
      </w:numPr>
      <w:tabs>
        <w:tab w:val="num" w:pos="720"/>
      </w:tabs>
      <w:ind w:left="1440" w:hanging="360"/>
    </w:pPr>
  </w:style>
  <w:style w:type="character" w:customStyle="1" w:styleId="List10">
    <w:name w:val="!_List_1 Знак"/>
    <w:link w:val="List1"/>
    <w:uiPriority w:val="99"/>
    <w:locked/>
    <w:rsid w:val="004B10EC"/>
    <w:rPr>
      <w:sz w:val="28"/>
    </w:rPr>
  </w:style>
  <w:style w:type="character" w:customStyle="1" w:styleId="-1">
    <w:name w:val="- список ненумерованный первый уровень Знак"/>
    <w:link w:val="-2"/>
    <w:uiPriority w:val="99"/>
    <w:locked/>
    <w:rsid w:val="004B10EC"/>
    <w:rPr>
      <w:sz w:val="28"/>
      <w:szCs w:val="28"/>
      <w:shd w:val="clear" w:color="auto" w:fill="FFFFFF"/>
      <w:lang w:eastAsia="en-US"/>
    </w:rPr>
  </w:style>
  <w:style w:type="paragraph" w:customStyle="1" w:styleId="-2">
    <w:name w:val="- список ненумерованный первый уровень"/>
    <w:basedOn w:val="ad"/>
    <w:link w:val="-1"/>
    <w:uiPriority w:val="99"/>
    <w:rsid w:val="004B10EC"/>
    <w:pPr>
      <w:shd w:val="clear" w:color="auto" w:fill="FFFFFF"/>
      <w:tabs>
        <w:tab w:val="left" w:pos="851"/>
      </w:tabs>
      <w:spacing w:after="0" w:line="360" w:lineRule="auto"/>
      <w:ind w:firstLine="851"/>
    </w:pPr>
    <w:rPr>
      <w:sz w:val="28"/>
      <w:szCs w:val="28"/>
      <w:lang w:eastAsia="en-US"/>
    </w:rPr>
  </w:style>
  <w:style w:type="paragraph" w:customStyle="1" w:styleId="List2">
    <w:name w:val="!_List_2"/>
    <w:basedOn w:val="List1"/>
    <w:link w:val="List20"/>
    <w:uiPriority w:val="99"/>
    <w:rsid w:val="004B10EC"/>
    <w:pPr>
      <w:numPr>
        <w:numId w:val="22"/>
      </w:numPr>
    </w:pPr>
    <w:rPr>
      <w:szCs w:val="28"/>
    </w:rPr>
  </w:style>
  <w:style w:type="character" w:customStyle="1" w:styleId="List20">
    <w:name w:val="!_List_2 Знак"/>
    <w:link w:val="List2"/>
    <w:uiPriority w:val="99"/>
    <w:locked/>
    <w:rsid w:val="004B10EC"/>
    <w:rPr>
      <w:sz w:val="28"/>
      <w:szCs w:val="28"/>
    </w:rPr>
  </w:style>
  <w:style w:type="paragraph" w:customStyle="1" w:styleId="Head5">
    <w:name w:val="!_Head_5"/>
    <w:basedOn w:val="Head40"/>
    <w:link w:val="Head50"/>
    <w:uiPriority w:val="99"/>
    <w:rsid w:val="004B10EC"/>
    <w:pPr>
      <w:tabs>
        <w:tab w:val="clear" w:pos="1985"/>
        <w:tab w:val="num" w:pos="720"/>
      </w:tabs>
      <w:outlineLvl w:val="4"/>
    </w:pPr>
  </w:style>
  <w:style w:type="character" w:customStyle="1" w:styleId="Head50">
    <w:name w:val="!_Head_5 Знак"/>
    <w:link w:val="Head5"/>
    <w:uiPriority w:val="99"/>
    <w:locked/>
    <w:rsid w:val="004B10EC"/>
    <w:rPr>
      <w:b/>
      <w:sz w:val="28"/>
      <w:szCs w:val="28"/>
    </w:rPr>
  </w:style>
  <w:style w:type="character" w:customStyle="1" w:styleId="affffff3">
    <w:name w:val="!_без нумерации Знак"/>
    <w:link w:val="affffff4"/>
    <w:uiPriority w:val="99"/>
    <w:locked/>
    <w:rsid w:val="004B10EC"/>
    <w:rPr>
      <w:b/>
      <w:sz w:val="24"/>
    </w:rPr>
  </w:style>
  <w:style w:type="paragraph" w:customStyle="1" w:styleId="affffff4">
    <w:name w:val="!_без нумерации"/>
    <w:link w:val="affffff3"/>
    <w:uiPriority w:val="99"/>
    <w:rsid w:val="004B10EC"/>
    <w:pPr>
      <w:spacing w:before="120" w:after="120" w:line="360" w:lineRule="auto"/>
      <w:jc w:val="center"/>
    </w:pPr>
    <w:rPr>
      <w:b/>
      <w:sz w:val="24"/>
    </w:rPr>
  </w:style>
  <w:style w:type="character" w:customStyle="1" w:styleId="PlainText3">
    <w:name w:val="PlainText Знак"/>
    <w:rsid w:val="004B10EC"/>
    <w:rPr>
      <w:sz w:val="28"/>
    </w:rPr>
  </w:style>
  <w:style w:type="character" w:customStyle="1" w:styleId="PlainText2">
    <w:name w:val="PlainText Знак2"/>
    <w:link w:val="PlainText"/>
    <w:uiPriority w:val="99"/>
    <w:locked/>
    <w:rsid w:val="004B10EC"/>
    <w:rPr>
      <w:rFonts w:ascii="Liberation Serif" w:eastAsia="SimSun" w:hAnsi="Liberation Serif" w:cs="Mangal"/>
      <w:kern w:val="3"/>
      <w:sz w:val="26"/>
      <w:szCs w:val="22"/>
      <w:lang w:val="en-US" w:eastAsia="zh-CN" w:bidi="hi-IN"/>
    </w:rPr>
  </w:style>
  <w:style w:type="paragraph" w:customStyle="1" w:styleId="affffff5">
    <w:name w:val="Титул текст таблицы"/>
    <w:basedOn w:val="ad"/>
    <w:uiPriority w:val="99"/>
    <w:rsid w:val="004B10EC"/>
    <w:pPr>
      <w:tabs>
        <w:tab w:val="left" w:pos="0"/>
      </w:tabs>
      <w:spacing w:after="0"/>
      <w:jc w:val="left"/>
    </w:pPr>
    <w:rPr>
      <w:szCs w:val="28"/>
    </w:rPr>
  </w:style>
  <w:style w:type="paragraph" w:customStyle="1" w:styleId="-">
    <w:name w:val="Текст таблицы - маркированный список"/>
    <w:basedOn w:val="ad"/>
    <w:uiPriority w:val="99"/>
    <w:rsid w:val="004B10EC"/>
    <w:pPr>
      <w:numPr>
        <w:numId w:val="25"/>
      </w:numPr>
      <w:tabs>
        <w:tab w:val="left" w:pos="318"/>
      </w:tabs>
      <w:spacing w:after="0" w:line="276" w:lineRule="auto"/>
      <w:jc w:val="left"/>
    </w:pPr>
    <w:rPr>
      <w:szCs w:val="28"/>
    </w:rPr>
  </w:style>
  <w:style w:type="paragraph" w:customStyle="1" w:styleId="affffff6">
    <w:name w:val="Текст таблицы Заголовок"/>
    <w:basedOn w:val="ad"/>
    <w:uiPriority w:val="99"/>
    <w:rsid w:val="004B10EC"/>
    <w:pPr>
      <w:keepNext/>
      <w:tabs>
        <w:tab w:val="left" w:pos="0"/>
      </w:tabs>
      <w:spacing w:before="120" w:after="120" w:line="360" w:lineRule="auto"/>
      <w:ind w:firstLine="6"/>
      <w:jc w:val="center"/>
    </w:pPr>
    <w:rPr>
      <w:b/>
      <w:szCs w:val="28"/>
    </w:rPr>
  </w:style>
  <w:style w:type="paragraph" w:customStyle="1" w:styleId="Head4">
    <w:name w:val="Head4"/>
    <w:basedOn w:val="ad"/>
    <w:next w:val="ad"/>
    <w:link w:val="Head42"/>
    <w:uiPriority w:val="99"/>
    <w:rsid w:val="004B10EC"/>
    <w:pPr>
      <w:keepNext/>
      <w:numPr>
        <w:ilvl w:val="3"/>
        <w:numId w:val="26"/>
      </w:numPr>
      <w:spacing w:before="240" w:after="240" w:line="360" w:lineRule="auto"/>
      <w:outlineLvl w:val="3"/>
    </w:pPr>
    <w:rPr>
      <w:b/>
      <w:sz w:val="28"/>
      <w:szCs w:val="20"/>
    </w:rPr>
  </w:style>
  <w:style w:type="character" w:customStyle="1" w:styleId="Head42">
    <w:name w:val="Head4 Знак"/>
    <w:link w:val="Head4"/>
    <w:uiPriority w:val="99"/>
    <w:locked/>
    <w:rsid w:val="004B10EC"/>
    <w:rPr>
      <w:b/>
      <w:sz w:val="28"/>
    </w:rPr>
  </w:style>
  <w:style w:type="paragraph" w:styleId="affffff7">
    <w:name w:val="caption"/>
    <w:aliases w:val="Рисунок название стить,Название объекта Знак2,Название объекта Знак Знак,Название объекта Знак1 Знак Знак,Название объекта Знак Знак Знак Знак,Название объекта Знак2 Знак Знак Знак Знак,Название объекта Знак Знак1 Знак Знак Знак Знак,ON"/>
    <w:basedOn w:val="ad"/>
    <w:next w:val="ad"/>
    <w:link w:val="affffff8"/>
    <w:uiPriority w:val="35"/>
    <w:rsid w:val="004B10EC"/>
    <w:pPr>
      <w:spacing w:after="0" w:line="360" w:lineRule="auto"/>
      <w:jc w:val="center"/>
    </w:pPr>
    <w:rPr>
      <w:iCs/>
      <w:sz w:val="28"/>
      <w:szCs w:val="18"/>
    </w:rPr>
  </w:style>
  <w:style w:type="character" w:customStyle="1" w:styleId="affffff8">
    <w:name w:val="Название объекта Знак"/>
    <w:aliases w:val="Рисунок название стить Знак,Название объекта Знак2 Знак,Название объекта Знак Знак Знак,Название объекта Знак1 Знак Знак Знак,Название объекта Знак Знак Знак Знак Знак,Название объекта Знак2 Знак Знак Знак Знак Знак,ON Знак"/>
    <w:link w:val="affffff7"/>
    <w:uiPriority w:val="35"/>
    <w:locked/>
    <w:rsid w:val="004B10EC"/>
    <w:rPr>
      <w:iCs/>
      <w:sz w:val="28"/>
      <w:szCs w:val="18"/>
    </w:rPr>
  </w:style>
  <w:style w:type="paragraph" w:customStyle="1" w:styleId="affffff9">
    <w:name w:val="!_Таблицы"/>
    <w:basedOn w:val="affffff7"/>
    <w:link w:val="affffffa"/>
    <w:uiPriority w:val="99"/>
    <w:rsid w:val="004B10EC"/>
    <w:pPr>
      <w:keepNext/>
    </w:pPr>
    <w:rPr>
      <w:i/>
      <w:szCs w:val="28"/>
    </w:rPr>
  </w:style>
  <w:style w:type="character" w:customStyle="1" w:styleId="affffffa">
    <w:name w:val="!_Таблицы Знак"/>
    <w:link w:val="affffff9"/>
    <w:uiPriority w:val="99"/>
    <w:locked/>
    <w:rsid w:val="004B10EC"/>
    <w:rPr>
      <w:i/>
      <w:iCs/>
      <w:sz w:val="28"/>
      <w:szCs w:val="28"/>
    </w:rPr>
  </w:style>
  <w:style w:type="paragraph" w:customStyle="1" w:styleId="36">
    <w:name w:val="Нумерованный список 3 (тбл)"/>
    <w:basedOn w:val="ad"/>
    <w:uiPriority w:val="99"/>
    <w:rsid w:val="004B10EC"/>
    <w:pPr>
      <w:numPr>
        <w:numId w:val="27"/>
      </w:numPr>
      <w:tabs>
        <w:tab w:val="clear" w:pos="1381"/>
        <w:tab w:val="num" w:pos="1701"/>
      </w:tabs>
      <w:spacing w:before="40" w:after="80"/>
      <w:ind w:left="1707" w:hanging="567"/>
      <w:jc w:val="left"/>
    </w:pPr>
    <w:rPr>
      <w:bCs/>
      <w:sz w:val="22"/>
      <w:szCs w:val="18"/>
    </w:rPr>
  </w:style>
  <w:style w:type="paragraph" w:customStyle="1" w:styleId="Head12">
    <w:name w:val="Head1"/>
    <w:next w:val="PlainText"/>
    <w:uiPriority w:val="99"/>
    <w:rsid w:val="004B10EC"/>
    <w:pPr>
      <w:keepNext/>
      <w:pageBreakBefore/>
      <w:spacing w:after="240" w:line="360" w:lineRule="auto"/>
      <w:jc w:val="both"/>
      <w:outlineLvl w:val="0"/>
    </w:pPr>
    <w:rPr>
      <w:rFonts w:cs="Arial"/>
      <w:b/>
      <w:bCs/>
      <w:kern w:val="32"/>
      <w:sz w:val="28"/>
      <w:szCs w:val="32"/>
    </w:rPr>
  </w:style>
  <w:style w:type="paragraph" w:customStyle="1" w:styleId="Head31">
    <w:name w:val="Head3"/>
    <w:next w:val="PlainText"/>
    <w:uiPriority w:val="99"/>
    <w:rsid w:val="004B10EC"/>
    <w:pPr>
      <w:keepNext/>
      <w:spacing w:before="240" w:after="240" w:line="360" w:lineRule="auto"/>
      <w:ind w:firstLine="851"/>
      <w:jc w:val="both"/>
      <w:outlineLvl w:val="2"/>
    </w:pPr>
    <w:rPr>
      <w:rFonts w:cs="Arial"/>
      <w:b/>
      <w:bCs/>
      <w:iCs/>
      <w:kern w:val="32"/>
      <w:sz w:val="28"/>
      <w:szCs w:val="26"/>
    </w:rPr>
  </w:style>
  <w:style w:type="paragraph" w:customStyle="1" w:styleId="Head51">
    <w:name w:val="Head5"/>
    <w:uiPriority w:val="99"/>
    <w:rsid w:val="004B10EC"/>
    <w:pPr>
      <w:keepNext/>
      <w:spacing w:before="120" w:after="120" w:line="360" w:lineRule="auto"/>
      <w:ind w:left="2126" w:firstLine="851"/>
      <w:jc w:val="both"/>
      <w:outlineLvl w:val="4"/>
    </w:pPr>
    <w:rPr>
      <w:b/>
      <w:sz w:val="28"/>
    </w:rPr>
  </w:style>
  <w:style w:type="paragraph" w:customStyle="1" w:styleId="Head6">
    <w:name w:val="Head6"/>
    <w:basedOn w:val="Head51"/>
    <w:uiPriority w:val="99"/>
    <w:rsid w:val="004B10EC"/>
    <w:pPr>
      <w:ind w:left="0"/>
    </w:pPr>
    <w:rPr>
      <w:noProof/>
    </w:rPr>
  </w:style>
  <w:style w:type="paragraph" w:customStyle="1" w:styleId="affffffb">
    <w:name w:val="_уровень нумер"/>
    <w:uiPriority w:val="99"/>
    <w:rsid w:val="004B10EC"/>
    <w:pPr>
      <w:spacing w:line="360" w:lineRule="auto"/>
      <w:ind w:firstLine="851"/>
      <w:jc w:val="both"/>
    </w:pPr>
    <w:rPr>
      <w:sz w:val="28"/>
      <w:szCs w:val="28"/>
    </w:rPr>
  </w:style>
  <w:style w:type="paragraph" w:customStyle="1" w:styleId="2f8">
    <w:name w:val="_уровень нумер 2"/>
    <w:uiPriority w:val="99"/>
    <w:rsid w:val="004B10EC"/>
    <w:pPr>
      <w:spacing w:line="360" w:lineRule="auto"/>
      <w:ind w:firstLine="1191"/>
      <w:jc w:val="both"/>
    </w:pPr>
    <w:rPr>
      <w:sz w:val="28"/>
      <w:szCs w:val="28"/>
    </w:rPr>
  </w:style>
  <w:style w:type="paragraph" w:customStyle="1" w:styleId="affffffc">
    <w:name w:val="!_без номера"/>
    <w:basedOn w:val="affffff4"/>
    <w:link w:val="affffffd"/>
    <w:uiPriority w:val="99"/>
    <w:rsid w:val="004B10EC"/>
    <w:pPr>
      <w:pageBreakBefore/>
    </w:pPr>
  </w:style>
  <w:style w:type="character" w:customStyle="1" w:styleId="affffffd">
    <w:name w:val="!_без номера Знак"/>
    <w:link w:val="affffffc"/>
    <w:uiPriority w:val="99"/>
    <w:locked/>
    <w:rsid w:val="004B10EC"/>
    <w:rPr>
      <w:b/>
      <w:sz w:val="24"/>
    </w:rPr>
  </w:style>
  <w:style w:type="character" w:customStyle="1" w:styleId="1f9">
    <w:name w:val="1) Список второго уровня! Знак"/>
    <w:link w:val="11"/>
    <w:uiPriority w:val="99"/>
    <w:locked/>
    <w:rsid w:val="004B10EC"/>
    <w:rPr>
      <w:sz w:val="28"/>
      <w:szCs w:val="24"/>
      <w:shd w:val="clear" w:color="auto" w:fill="FFFFFF"/>
      <w:lang w:eastAsia="en-US"/>
    </w:rPr>
  </w:style>
  <w:style w:type="paragraph" w:customStyle="1" w:styleId="11">
    <w:name w:val="1) Список второго уровня!"/>
    <w:basedOn w:val="PlainText"/>
    <w:link w:val="1f9"/>
    <w:uiPriority w:val="99"/>
    <w:rsid w:val="004B10EC"/>
    <w:pPr>
      <w:numPr>
        <w:numId w:val="28"/>
      </w:numPr>
      <w:shd w:val="clear" w:color="auto" w:fill="FFFFFF"/>
      <w:suppressAutoHyphens w:val="0"/>
      <w:autoSpaceDN/>
      <w:spacing w:before="0" w:line="360" w:lineRule="auto"/>
      <w:textAlignment w:val="auto"/>
    </w:pPr>
    <w:rPr>
      <w:rFonts w:ascii="Times New Roman" w:eastAsia="Times New Roman" w:hAnsi="Times New Roman" w:cs="Times New Roman"/>
      <w:kern w:val="0"/>
      <w:sz w:val="28"/>
      <w:szCs w:val="24"/>
      <w:lang w:val="ru-RU" w:eastAsia="en-US" w:bidi="ar-SA"/>
    </w:rPr>
  </w:style>
  <w:style w:type="paragraph" w:customStyle="1" w:styleId="affffffe">
    <w:name w:val="Текст таблицы"/>
    <w:basedOn w:val="ad"/>
    <w:uiPriority w:val="99"/>
    <w:rsid w:val="004B10EC"/>
    <w:pPr>
      <w:tabs>
        <w:tab w:val="left" w:pos="0"/>
      </w:tabs>
      <w:spacing w:after="0" w:line="360" w:lineRule="auto"/>
      <w:jc w:val="left"/>
    </w:pPr>
    <w:rPr>
      <w:szCs w:val="28"/>
    </w:rPr>
  </w:style>
  <w:style w:type="paragraph" w:customStyle="1" w:styleId="afffffff">
    <w:name w:val="!_Таблица"/>
    <w:basedOn w:val="ad"/>
    <w:link w:val="afffffff0"/>
    <w:uiPriority w:val="99"/>
    <w:rsid w:val="004B10EC"/>
    <w:pPr>
      <w:keepNext/>
      <w:spacing w:after="0" w:line="360" w:lineRule="auto"/>
    </w:pPr>
    <w:rPr>
      <w:sz w:val="28"/>
    </w:rPr>
  </w:style>
  <w:style w:type="character" w:customStyle="1" w:styleId="afffffff0">
    <w:name w:val="!_Таблица Знак"/>
    <w:link w:val="afffffff"/>
    <w:uiPriority w:val="99"/>
    <w:locked/>
    <w:rsid w:val="004B10EC"/>
    <w:rPr>
      <w:sz w:val="28"/>
      <w:szCs w:val="24"/>
    </w:rPr>
  </w:style>
  <w:style w:type="character" w:styleId="afffffff1">
    <w:name w:val="Placeholder Text"/>
    <w:uiPriority w:val="99"/>
    <w:semiHidden/>
    <w:rsid w:val="004B10EC"/>
    <w:rPr>
      <w:rFonts w:cs="Times New Roman"/>
      <w:color w:val="808080"/>
    </w:rPr>
  </w:style>
  <w:style w:type="character" w:customStyle="1" w:styleId="WW-Absatz-Standardschriftart11">
    <w:name w:val="WW-Absatz-Standardschriftart11"/>
    <w:uiPriority w:val="99"/>
    <w:rsid w:val="004B10EC"/>
  </w:style>
  <w:style w:type="paragraph" w:customStyle="1" w:styleId="1fa">
    <w:name w:val="Текст1"/>
    <w:basedOn w:val="ad"/>
    <w:uiPriority w:val="99"/>
    <w:rsid w:val="004B10EC"/>
    <w:pPr>
      <w:widowControl w:val="0"/>
      <w:spacing w:after="0"/>
      <w:jc w:val="left"/>
    </w:pPr>
    <w:rPr>
      <w:rFonts w:ascii="Courier New" w:hAnsi="Courier New"/>
      <w:sz w:val="20"/>
      <w:szCs w:val="20"/>
    </w:rPr>
  </w:style>
  <w:style w:type="paragraph" w:customStyle="1" w:styleId="phBullet">
    <w:name w:val="ph_Bullet"/>
    <w:basedOn w:val="ad"/>
    <w:link w:val="phBullet0"/>
    <w:uiPriority w:val="99"/>
    <w:rsid w:val="004B10EC"/>
    <w:pPr>
      <w:numPr>
        <w:numId w:val="29"/>
      </w:numPr>
      <w:spacing w:after="0" w:line="360" w:lineRule="auto"/>
    </w:pPr>
    <w:rPr>
      <w:szCs w:val="20"/>
    </w:rPr>
  </w:style>
  <w:style w:type="character" w:customStyle="1" w:styleId="phBullet0">
    <w:name w:val="ph_Bullet Знак Знак"/>
    <w:link w:val="phBullet"/>
    <w:uiPriority w:val="99"/>
    <w:locked/>
    <w:rsid w:val="004B10EC"/>
    <w:rPr>
      <w:sz w:val="24"/>
    </w:rPr>
  </w:style>
  <w:style w:type="paragraph" w:customStyle="1" w:styleId="phList2">
    <w:name w:val="ph_List2"/>
    <w:basedOn w:val="ad"/>
    <w:uiPriority w:val="99"/>
    <w:rsid w:val="004B10EC"/>
    <w:pPr>
      <w:numPr>
        <w:numId w:val="30"/>
      </w:numPr>
      <w:tabs>
        <w:tab w:val="num" w:pos="1211"/>
      </w:tabs>
      <w:spacing w:after="0" w:line="360" w:lineRule="auto"/>
      <w:ind w:left="1211"/>
    </w:pPr>
  </w:style>
  <w:style w:type="paragraph" w:customStyle="1" w:styleId="OrderedList2">
    <w:name w:val="OrderedList_2"/>
    <w:basedOn w:val="OrderedList1"/>
    <w:link w:val="OrderedList20"/>
    <w:uiPriority w:val="99"/>
    <w:rsid w:val="004B10EC"/>
    <w:pPr>
      <w:numPr>
        <w:numId w:val="31"/>
      </w:numPr>
      <w:ind w:firstLine="0"/>
    </w:pPr>
  </w:style>
  <w:style w:type="character" w:customStyle="1" w:styleId="OrderedList20">
    <w:name w:val="OrderedList_2 Знак"/>
    <w:link w:val="OrderedList2"/>
    <w:uiPriority w:val="99"/>
    <w:locked/>
    <w:rsid w:val="004B10EC"/>
    <w:rPr>
      <w:sz w:val="28"/>
    </w:rPr>
  </w:style>
  <w:style w:type="paragraph" w:customStyle="1" w:styleId="1fb">
    <w:name w:val="1 Стиль"/>
    <w:basedOn w:val="ad"/>
    <w:link w:val="1fc"/>
    <w:uiPriority w:val="99"/>
    <w:rsid w:val="004B10EC"/>
    <w:pPr>
      <w:widowControl w:val="0"/>
      <w:tabs>
        <w:tab w:val="left" w:pos="1440"/>
      </w:tabs>
      <w:spacing w:after="0" w:line="360" w:lineRule="auto"/>
      <w:ind w:firstLine="851"/>
    </w:pPr>
    <w:rPr>
      <w:sz w:val="28"/>
      <w:szCs w:val="20"/>
    </w:rPr>
  </w:style>
  <w:style w:type="character" w:customStyle="1" w:styleId="1fc">
    <w:name w:val="1 Стиль Знак"/>
    <w:link w:val="1fb"/>
    <w:uiPriority w:val="99"/>
    <w:locked/>
    <w:rsid w:val="004B10EC"/>
    <w:rPr>
      <w:sz w:val="28"/>
    </w:rPr>
  </w:style>
  <w:style w:type="paragraph" w:customStyle="1" w:styleId="23">
    <w:name w:val="2  Стиль"/>
    <w:basedOn w:val="-2"/>
    <w:uiPriority w:val="99"/>
    <w:rsid w:val="004B10EC"/>
    <w:pPr>
      <w:numPr>
        <w:numId w:val="24"/>
      </w:numPr>
      <w:tabs>
        <w:tab w:val="num" w:pos="0"/>
        <w:tab w:val="num" w:pos="645"/>
      </w:tabs>
      <w:ind w:left="675" w:hanging="675"/>
    </w:pPr>
    <w:rPr>
      <w:sz w:val="24"/>
      <w:lang w:val="en-US" w:eastAsia="ru-RU"/>
    </w:rPr>
  </w:style>
  <w:style w:type="paragraph" w:customStyle="1" w:styleId="afffffff2">
    <w:name w:val="Обычный (тбл)"/>
    <w:basedOn w:val="ad"/>
    <w:autoRedefine/>
    <w:uiPriority w:val="99"/>
    <w:rsid w:val="004B10EC"/>
    <w:pPr>
      <w:tabs>
        <w:tab w:val="left" w:pos="1652"/>
        <w:tab w:val="left" w:pos="1974"/>
      </w:tabs>
      <w:spacing w:after="0" w:line="360" w:lineRule="auto"/>
      <w:jc w:val="left"/>
    </w:pPr>
    <w:rPr>
      <w:bCs/>
      <w:szCs w:val="18"/>
    </w:rPr>
  </w:style>
  <w:style w:type="paragraph" w:customStyle="1" w:styleId="afffffff3">
    <w:name w:val="Шапка таблицы"/>
    <w:basedOn w:val="afffffff2"/>
    <w:autoRedefine/>
    <w:uiPriority w:val="99"/>
    <w:rsid w:val="004B10EC"/>
    <w:pPr>
      <w:keepNext/>
      <w:spacing w:before="60"/>
      <w:jc w:val="center"/>
    </w:pPr>
    <w:rPr>
      <w:b/>
    </w:rPr>
  </w:style>
  <w:style w:type="paragraph" w:customStyle="1" w:styleId="ConsPlusCell">
    <w:name w:val="ConsPlusCell"/>
    <w:uiPriority w:val="99"/>
    <w:rsid w:val="004B10EC"/>
    <w:rPr>
      <w:rFonts w:ascii="Courier New" w:hAnsi="Courier New" w:cs="Courier New"/>
      <w:sz w:val="24"/>
    </w:rPr>
  </w:style>
  <w:style w:type="paragraph" w:customStyle="1" w:styleId="afffffff4">
    <w:name w:val="Маркированный список (тбл)"/>
    <w:basedOn w:val="ad"/>
    <w:autoRedefine/>
    <w:uiPriority w:val="99"/>
    <w:rsid w:val="004B10EC"/>
    <w:pPr>
      <w:tabs>
        <w:tab w:val="left" w:pos="1652"/>
        <w:tab w:val="left" w:pos="1974"/>
      </w:tabs>
      <w:spacing w:after="0" w:line="360" w:lineRule="auto"/>
      <w:jc w:val="left"/>
    </w:pPr>
    <w:rPr>
      <w:bCs/>
      <w:szCs w:val="18"/>
    </w:rPr>
  </w:style>
  <w:style w:type="paragraph" w:styleId="afffffff5">
    <w:name w:val="Revision"/>
    <w:hidden/>
    <w:uiPriority w:val="99"/>
    <w:semiHidden/>
    <w:rsid w:val="004B10EC"/>
    <w:rPr>
      <w:sz w:val="24"/>
      <w:szCs w:val="24"/>
    </w:rPr>
  </w:style>
  <w:style w:type="paragraph" w:customStyle="1" w:styleId="afffffff6">
    <w:name w:val="ГС_Основной_текст"/>
    <w:link w:val="afffffff7"/>
    <w:rsid w:val="004B10EC"/>
    <w:pPr>
      <w:tabs>
        <w:tab w:val="left" w:pos="851"/>
      </w:tabs>
      <w:suppressAutoHyphens/>
      <w:spacing w:before="60" w:after="60" w:line="360" w:lineRule="auto"/>
      <w:ind w:firstLine="851"/>
      <w:jc w:val="both"/>
    </w:pPr>
    <w:rPr>
      <w:sz w:val="24"/>
      <w:szCs w:val="22"/>
      <w:lang w:eastAsia="ar-SA"/>
    </w:rPr>
  </w:style>
  <w:style w:type="character" w:customStyle="1" w:styleId="afffffff7">
    <w:name w:val="ГС_Основной_текст Знак"/>
    <w:link w:val="afffffff6"/>
    <w:locked/>
    <w:rsid w:val="004B10EC"/>
    <w:rPr>
      <w:sz w:val="24"/>
      <w:szCs w:val="22"/>
      <w:lang w:eastAsia="ar-SA"/>
    </w:rPr>
  </w:style>
  <w:style w:type="character" w:customStyle="1" w:styleId="WW8Num5z0">
    <w:name w:val="WW8Num5z0"/>
    <w:uiPriority w:val="99"/>
    <w:rsid w:val="004B10EC"/>
    <w:rPr>
      <w:rFonts w:ascii="Symbol" w:hAnsi="Symbol"/>
      <w:color w:val="auto"/>
    </w:rPr>
  </w:style>
  <w:style w:type="table" w:customStyle="1" w:styleId="TableNormal1">
    <w:name w:val="Table Normal1"/>
    <w:rsid w:val="004B10EC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f9">
    <w:name w:val="_Заголовок 2"/>
    <w:rsid w:val="004B10EC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60" w:after="160" w:line="360" w:lineRule="atLeast"/>
      <w:jc w:val="both"/>
      <w:outlineLvl w:val="1"/>
    </w:pPr>
    <w:rPr>
      <w:b/>
      <w:bCs/>
      <w:color w:val="000000"/>
      <w:sz w:val="32"/>
      <w:szCs w:val="32"/>
      <w:u w:color="000000"/>
      <w:bdr w:val="nil"/>
    </w:rPr>
  </w:style>
  <w:style w:type="paragraph" w:customStyle="1" w:styleId="afffffff8">
    <w:name w:val="_Заголовок таблицы"/>
    <w:rsid w:val="004B10EC"/>
    <w:pPr>
      <w:keepNext/>
      <w:pBdr>
        <w:top w:val="nil"/>
        <w:left w:val="nil"/>
        <w:bottom w:val="nil"/>
        <w:right w:val="nil"/>
        <w:between w:val="nil"/>
        <w:bar w:val="nil"/>
      </w:pBdr>
      <w:spacing w:before="120" w:after="120"/>
      <w:jc w:val="center"/>
    </w:pPr>
    <w:rPr>
      <w:rFonts w:ascii="Arial Unicode MS" w:eastAsia="Arial Unicode MS" w:cs="Arial Unicode MS"/>
      <w:b/>
      <w:bCs/>
      <w:color w:val="000000"/>
      <w:sz w:val="24"/>
      <w:szCs w:val="24"/>
      <w:u w:color="000000"/>
      <w:bdr w:val="nil"/>
    </w:rPr>
  </w:style>
  <w:style w:type="paragraph" w:customStyle="1" w:styleId="afffffff9">
    <w:name w:val="_Основной с красной строки"/>
    <w:basedOn w:val="PlainText0"/>
    <w:link w:val="afffffffa"/>
    <w:rsid w:val="004B10EC"/>
  </w:style>
  <w:style w:type="character" w:customStyle="1" w:styleId="afffffffa">
    <w:name w:val="_Основной с красной строки Знак"/>
    <w:link w:val="afffffff9"/>
    <w:rsid w:val="004B10EC"/>
    <w:rPr>
      <w:sz w:val="28"/>
      <w:szCs w:val="28"/>
    </w:rPr>
  </w:style>
  <w:style w:type="character" w:customStyle="1" w:styleId="php">
    <w:name w:val="php"/>
    <w:rsid w:val="004B10EC"/>
  </w:style>
  <w:style w:type="character" w:customStyle="1" w:styleId="hljs-meta1">
    <w:name w:val="hljs-meta1"/>
    <w:rsid w:val="004B10EC"/>
    <w:rPr>
      <w:color w:val="2B91AF"/>
    </w:rPr>
  </w:style>
  <w:style w:type="character" w:customStyle="1" w:styleId="hljs-string1">
    <w:name w:val="hljs-string1"/>
    <w:rsid w:val="004B10EC"/>
    <w:rPr>
      <w:color w:val="A31515"/>
    </w:rPr>
  </w:style>
  <w:style w:type="character" w:customStyle="1" w:styleId="hljs-tag1">
    <w:name w:val="hljs-tag1"/>
    <w:rsid w:val="004B10EC"/>
    <w:rPr>
      <w:color w:val="0000FF"/>
    </w:rPr>
  </w:style>
  <w:style w:type="character" w:customStyle="1" w:styleId="hljs-name1">
    <w:name w:val="hljs-name1"/>
    <w:rsid w:val="004B10EC"/>
    <w:rPr>
      <w:color w:val="0000FF"/>
    </w:rPr>
  </w:style>
  <w:style w:type="character" w:customStyle="1" w:styleId="hljs-attr1">
    <w:name w:val="hljs-attr1"/>
    <w:rsid w:val="004B10EC"/>
    <w:rPr>
      <w:color w:val="FF0000"/>
    </w:rPr>
  </w:style>
  <w:style w:type="character" w:customStyle="1" w:styleId="HTML0">
    <w:name w:val="Адрес HTML Знак"/>
    <w:link w:val="HTML"/>
    <w:uiPriority w:val="99"/>
    <w:semiHidden/>
    <w:rsid w:val="004B10EC"/>
    <w:rPr>
      <w:i/>
      <w:iCs/>
      <w:sz w:val="24"/>
      <w:szCs w:val="24"/>
    </w:rPr>
  </w:style>
  <w:style w:type="character" w:customStyle="1" w:styleId="HTML10">
    <w:name w:val="Адрес HTML Знак1"/>
    <w:uiPriority w:val="99"/>
    <w:semiHidden/>
    <w:rsid w:val="004B10EC"/>
    <w:rPr>
      <w:i/>
      <w:iCs/>
      <w:sz w:val="22"/>
      <w:szCs w:val="22"/>
      <w:lang w:eastAsia="en-US"/>
    </w:rPr>
  </w:style>
  <w:style w:type="character" w:customStyle="1" w:styleId="HTML11">
    <w:name w:val="Стандартный HTML Знак1"/>
    <w:uiPriority w:val="99"/>
    <w:semiHidden/>
    <w:rsid w:val="004B10EC"/>
    <w:rPr>
      <w:rFonts w:ascii="Courier New" w:hAnsi="Courier New" w:cs="Courier New"/>
      <w:lang w:eastAsia="en-US"/>
    </w:rPr>
  </w:style>
  <w:style w:type="paragraph" w:customStyle="1" w:styleId="msonormal0">
    <w:name w:val="msonormal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ce">
    <w:name w:val="space"/>
    <w:basedOn w:val="ad"/>
    <w:rsid w:val="004B10EC"/>
    <w:pPr>
      <w:spacing w:before="100" w:beforeAutospacing="1" w:after="225" w:line="270" w:lineRule="atLeast"/>
      <w:jc w:val="left"/>
    </w:pPr>
    <w:rPr>
      <w:sz w:val="18"/>
      <w:szCs w:val="18"/>
    </w:rPr>
  </w:style>
  <w:style w:type="paragraph" w:customStyle="1" w:styleId="container">
    <w:name w:val="contain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container-fluid">
    <w:name w:val="container-fluid"/>
    <w:basedOn w:val="ad"/>
    <w:rsid w:val="004B10EC"/>
    <w:pPr>
      <w:spacing w:before="100" w:beforeAutospacing="1" w:after="100" w:afterAutospacing="1" w:line="270" w:lineRule="atLeast"/>
      <w:jc w:val="left"/>
    </w:pPr>
    <w:rPr>
      <w:sz w:val="18"/>
      <w:szCs w:val="18"/>
    </w:rPr>
  </w:style>
  <w:style w:type="paragraph" w:customStyle="1" w:styleId="hide">
    <w:name w:val="hide"/>
    <w:basedOn w:val="ad"/>
    <w:rsid w:val="004B10EC"/>
    <w:pPr>
      <w:spacing w:before="100" w:beforeAutospacing="1" w:after="135" w:line="270" w:lineRule="atLeast"/>
      <w:jc w:val="left"/>
    </w:pPr>
    <w:rPr>
      <w:vanish/>
      <w:sz w:val="18"/>
      <w:szCs w:val="18"/>
    </w:rPr>
  </w:style>
  <w:style w:type="paragraph" w:customStyle="1" w:styleId="show">
    <w:name w:val="show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row">
    <w:name w:val="row"/>
    <w:basedOn w:val="ad"/>
    <w:rsid w:val="004B10EC"/>
    <w:pPr>
      <w:spacing w:before="100" w:beforeAutospacing="1" w:after="135" w:line="270" w:lineRule="atLeast"/>
      <w:ind w:left="-300"/>
      <w:jc w:val="left"/>
    </w:pPr>
    <w:rPr>
      <w:sz w:val="18"/>
      <w:szCs w:val="18"/>
    </w:rPr>
  </w:style>
  <w:style w:type="paragraph" w:customStyle="1" w:styleId="span1">
    <w:name w:val="span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2">
    <w:name w:val="span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3">
    <w:name w:val="span3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4">
    <w:name w:val="span4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5">
    <w:name w:val="span5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6">
    <w:name w:val="span6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7">
    <w:name w:val="span7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8">
    <w:name w:val="span8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9">
    <w:name w:val="span9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0">
    <w:name w:val="span10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1">
    <w:name w:val="span1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2">
    <w:name w:val="span1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3">
    <w:name w:val="span13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4">
    <w:name w:val="span14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5">
    <w:name w:val="span15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6">
    <w:name w:val="span16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7">
    <w:name w:val="span17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8">
    <w:name w:val="span18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9">
    <w:name w:val="span19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20">
    <w:name w:val="span20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21">
    <w:name w:val="span2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22">
    <w:name w:val="span2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23">
    <w:name w:val="span23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24">
    <w:name w:val="span24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-one-third">
    <w:name w:val="span-one-third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-two-thirds">
    <w:name w:val="span-two-thirds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muted">
    <w:name w:val="muted"/>
    <w:basedOn w:val="ad"/>
    <w:rsid w:val="004B10EC"/>
    <w:pPr>
      <w:spacing w:before="100" w:beforeAutospacing="1" w:after="135" w:line="270" w:lineRule="atLeast"/>
      <w:jc w:val="left"/>
    </w:pPr>
    <w:rPr>
      <w:color w:val="BFBFBF"/>
      <w:sz w:val="18"/>
      <w:szCs w:val="18"/>
    </w:rPr>
  </w:style>
  <w:style w:type="paragraph" w:customStyle="1" w:styleId="uneditable-input">
    <w:name w:val="uneditable-input"/>
    <w:basedOn w:val="ad"/>
    <w:rsid w:val="004B10EC"/>
    <w:pPr>
      <w:pBdr>
        <w:top w:val="single" w:sz="6" w:space="3" w:color="EEEEEE"/>
        <w:left w:val="single" w:sz="6" w:space="3" w:color="EEEEEE"/>
        <w:bottom w:val="single" w:sz="6" w:space="3" w:color="EEEEEE"/>
        <w:right w:val="single" w:sz="6" w:space="3" w:color="EEEEEE"/>
      </w:pBdr>
      <w:shd w:val="clear" w:color="auto" w:fill="FFFFFF"/>
      <w:spacing w:before="100" w:beforeAutospacing="1" w:after="135" w:line="270" w:lineRule="atLeast"/>
      <w:jc w:val="left"/>
    </w:pPr>
    <w:rPr>
      <w:color w:val="808080"/>
      <w:sz w:val="20"/>
      <w:szCs w:val="20"/>
    </w:rPr>
  </w:style>
  <w:style w:type="paragraph" w:customStyle="1" w:styleId="input-mini">
    <w:name w:val="input-mini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put-small">
    <w:name w:val="input-small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put-medium">
    <w:name w:val="input-medium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put-large">
    <w:name w:val="input-larg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put-xlarge">
    <w:name w:val="input-xlarg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put-xxlarge">
    <w:name w:val="input-xxlarg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actions">
    <w:name w:val="actions"/>
    <w:basedOn w:val="ad"/>
    <w:rsid w:val="004B10EC"/>
    <w:pPr>
      <w:pBdr>
        <w:top w:val="single" w:sz="6" w:space="13" w:color="DDDDDD"/>
      </w:pBdr>
      <w:shd w:val="clear" w:color="auto" w:fill="F5F5F5"/>
      <w:spacing w:before="270" w:after="270" w:line="270" w:lineRule="atLeast"/>
      <w:jc w:val="left"/>
    </w:pPr>
    <w:rPr>
      <w:sz w:val="18"/>
      <w:szCs w:val="18"/>
    </w:rPr>
  </w:style>
  <w:style w:type="paragraph" w:customStyle="1" w:styleId="help-inline">
    <w:name w:val="help-inline"/>
    <w:basedOn w:val="ad"/>
    <w:rsid w:val="004B10EC"/>
    <w:pPr>
      <w:spacing w:before="100" w:beforeAutospacing="1" w:after="135" w:line="270" w:lineRule="atLeast"/>
      <w:jc w:val="left"/>
    </w:pPr>
    <w:rPr>
      <w:color w:val="BFBFBF"/>
      <w:sz w:val="20"/>
      <w:szCs w:val="20"/>
    </w:rPr>
  </w:style>
  <w:style w:type="paragraph" w:customStyle="1" w:styleId="help-block">
    <w:name w:val="help-block"/>
    <w:basedOn w:val="ad"/>
    <w:rsid w:val="004B10EC"/>
    <w:pPr>
      <w:spacing w:before="100" w:beforeAutospacing="1" w:after="135" w:line="270" w:lineRule="atLeast"/>
      <w:jc w:val="left"/>
    </w:pPr>
    <w:rPr>
      <w:color w:val="BFBFBF"/>
      <w:sz w:val="20"/>
      <w:szCs w:val="20"/>
    </w:rPr>
  </w:style>
  <w:style w:type="paragraph" w:customStyle="1" w:styleId="inline-inputs">
    <w:name w:val="inline-inputs"/>
    <w:basedOn w:val="ad"/>
    <w:rsid w:val="004B10EC"/>
    <w:pPr>
      <w:spacing w:before="100" w:beforeAutospacing="1" w:after="135" w:line="270" w:lineRule="atLeast"/>
      <w:jc w:val="left"/>
    </w:pPr>
    <w:rPr>
      <w:color w:val="808080"/>
      <w:sz w:val="18"/>
      <w:szCs w:val="18"/>
    </w:rPr>
  </w:style>
  <w:style w:type="paragraph" w:customStyle="1" w:styleId="inputs-list">
    <w:name w:val="inputs-list"/>
    <w:basedOn w:val="ad"/>
    <w:rsid w:val="004B10EC"/>
    <w:pPr>
      <w:spacing w:after="75" w:line="270" w:lineRule="atLeast"/>
      <w:jc w:val="left"/>
    </w:pPr>
    <w:rPr>
      <w:sz w:val="18"/>
      <w:szCs w:val="18"/>
    </w:rPr>
  </w:style>
  <w:style w:type="paragraph" w:customStyle="1" w:styleId="form-stacked">
    <w:name w:val="form-stacked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bordered-table">
    <w:name w:val="bordered-table"/>
    <w:basedOn w:val="ad"/>
    <w:rsid w:val="004B10E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topbar">
    <w:name w:val="topba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topbar-inner">
    <w:name w:val="topbar-inner"/>
    <w:basedOn w:val="ad"/>
    <w:rsid w:val="004B10EC"/>
    <w:pPr>
      <w:shd w:val="clear" w:color="auto" w:fill="222222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menu-dropdown">
    <w:name w:val="menu-dropdown"/>
    <w:basedOn w:val="ad"/>
    <w:rsid w:val="004B10EC"/>
    <w:pPr>
      <w:pBdr>
        <w:top w:val="single" w:sz="2" w:space="5" w:color="999999"/>
        <w:left w:val="single" w:sz="6" w:space="0" w:color="999999"/>
        <w:bottom w:val="single" w:sz="6" w:space="5" w:color="999999"/>
        <w:right w:val="single" w:sz="6" w:space="0" w:color="999999"/>
      </w:pBdr>
      <w:shd w:val="clear" w:color="auto" w:fill="FFFFFF"/>
      <w:spacing w:before="100" w:beforeAutospacing="1" w:after="135" w:line="270" w:lineRule="atLeast"/>
      <w:jc w:val="left"/>
    </w:pPr>
    <w:rPr>
      <w:vanish/>
      <w:sz w:val="18"/>
      <w:szCs w:val="18"/>
    </w:rPr>
  </w:style>
  <w:style w:type="paragraph" w:customStyle="1" w:styleId="dropdown-menu">
    <w:name w:val="dropdown-menu"/>
    <w:basedOn w:val="ad"/>
    <w:rsid w:val="004B10EC"/>
    <w:pPr>
      <w:pBdr>
        <w:top w:val="single" w:sz="2" w:space="5" w:color="999999"/>
        <w:left w:val="single" w:sz="6" w:space="0" w:color="999999"/>
        <w:bottom w:val="single" w:sz="6" w:space="5" w:color="999999"/>
        <w:right w:val="single" w:sz="6" w:space="0" w:color="999999"/>
      </w:pBdr>
      <w:shd w:val="clear" w:color="auto" w:fill="FFFFFF"/>
      <w:spacing w:before="100" w:beforeAutospacing="1" w:after="135" w:line="270" w:lineRule="atLeast"/>
      <w:jc w:val="left"/>
    </w:pPr>
    <w:rPr>
      <w:vanish/>
      <w:sz w:val="18"/>
      <w:szCs w:val="18"/>
    </w:rPr>
  </w:style>
  <w:style w:type="paragraph" w:customStyle="1" w:styleId="tabs">
    <w:name w:val="tabs"/>
    <w:basedOn w:val="ad"/>
    <w:rsid w:val="004B10EC"/>
    <w:pPr>
      <w:pBdr>
        <w:top w:val="single" w:sz="2" w:space="0" w:color="DDDDDD"/>
        <w:left w:val="single" w:sz="2" w:space="0" w:color="DDDDDD"/>
        <w:bottom w:val="single" w:sz="6" w:space="0" w:color="DDDDDD"/>
        <w:right w:val="single" w:sz="2" w:space="0" w:color="DDDDDD"/>
      </w:pBdr>
      <w:spacing w:after="270" w:line="270" w:lineRule="atLeast"/>
      <w:jc w:val="left"/>
    </w:pPr>
    <w:rPr>
      <w:sz w:val="18"/>
      <w:szCs w:val="18"/>
    </w:rPr>
  </w:style>
  <w:style w:type="paragraph" w:customStyle="1" w:styleId="pills">
    <w:name w:val="pills"/>
    <w:basedOn w:val="ad"/>
    <w:rsid w:val="004B10EC"/>
    <w:pPr>
      <w:spacing w:after="270" w:line="270" w:lineRule="atLeast"/>
      <w:jc w:val="left"/>
    </w:pPr>
    <w:rPr>
      <w:sz w:val="18"/>
      <w:szCs w:val="18"/>
    </w:rPr>
  </w:style>
  <w:style w:type="paragraph" w:customStyle="1" w:styleId="tabslia">
    <w:name w:val="tabs&gt;li&gt;a"/>
    <w:basedOn w:val="ad"/>
    <w:rsid w:val="004B10EC"/>
    <w:pPr>
      <w:spacing w:before="100" w:beforeAutospacing="1" w:after="135" w:line="510" w:lineRule="atLeast"/>
      <w:ind w:right="30"/>
      <w:jc w:val="left"/>
    </w:pPr>
    <w:rPr>
      <w:sz w:val="18"/>
      <w:szCs w:val="18"/>
    </w:rPr>
  </w:style>
  <w:style w:type="paragraph" w:customStyle="1" w:styleId="pillslia">
    <w:name w:val="pills&gt;li&gt;a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tabsli">
    <w:name w:val="tabs&gt;li"/>
    <w:basedOn w:val="ad"/>
    <w:rsid w:val="004B10EC"/>
    <w:pPr>
      <w:spacing w:before="100" w:beforeAutospacing="1" w:after="0" w:line="270" w:lineRule="atLeast"/>
      <w:jc w:val="left"/>
    </w:pPr>
    <w:rPr>
      <w:sz w:val="18"/>
      <w:szCs w:val="18"/>
    </w:rPr>
  </w:style>
  <w:style w:type="paragraph" w:customStyle="1" w:styleId="breadcrumb">
    <w:name w:val="breadcrumb"/>
    <w:basedOn w:val="ad"/>
    <w:rsid w:val="004B10EC"/>
    <w:pPr>
      <w:pBdr>
        <w:top w:val="single" w:sz="6" w:space="5" w:color="DDDDDD"/>
        <w:left w:val="single" w:sz="6" w:space="11" w:color="DDDDDD"/>
        <w:bottom w:val="single" w:sz="6" w:space="5" w:color="DDDDDD"/>
        <w:right w:val="single" w:sz="6" w:space="11" w:color="DDDDDD"/>
      </w:pBdr>
      <w:shd w:val="clear" w:color="auto" w:fill="F5F5F5"/>
      <w:spacing w:after="270" w:line="270" w:lineRule="atLeast"/>
      <w:jc w:val="left"/>
    </w:pPr>
    <w:rPr>
      <w:sz w:val="18"/>
      <w:szCs w:val="18"/>
    </w:rPr>
  </w:style>
  <w:style w:type="paragraph" w:customStyle="1" w:styleId="hero-unit">
    <w:name w:val="hero-unit"/>
    <w:basedOn w:val="ad"/>
    <w:rsid w:val="004B10EC"/>
    <w:pPr>
      <w:shd w:val="clear" w:color="auto" w:fill="F0F7FF"/>
      <w:spacing w:after="225" w:line="270" w:lineRule="atLeast"/>
      <w:ind w:left="225"/>
      <w:jc w:val="left"/>
    </w:pPr>
    <w:rPr>
      <w:sz w:val="18"/>
      <w:szCs w:val="18"/>
    </w:rPr>
  </w:style>
  <w:style w:type="paragraph" w:customStyle="1" w:styleId="page-header">
    <w:name w:val="page-header"/>
    <w:basedOn w:val="ad"/>
    <w:rsid w:val="004B10EC"/>
    <w:pPr>
      <w:pBdr>
        <w:bottom w:val="single" w:sz="6" w:space="0" w:color="DDDDDD"/>
      </w:pBdr>
      <w:spacing w:before="100" w:beforeAutospacing="1" w:after="255" w:line="270" w:lineRule="atLeast"/>
      <w:jc w:val="left"/>
    </w:pPr>
    <w:rPr>
      <w:sz w:val="18"/>
      <w:szCs w:val="18"/>
    </w:rPr>
  </w:style>
  <w:style w:type="paragraph" w:customStyle="1" w:styleId="btn">
    <w:name w:val="btn"/>
    <w:basedOn w:val="ad"/>
    <w:rsid w:val="004B10EC"/>
    <w:pPr>
      <w:pBdr>
        <w:top w:val="single" w:sz="6" w:space="4" w:color="CCCCCC"/>
        <w:left w:val="single" w:sz="6" w:space="11" w:color="CCCCCC"/>
        <w:bottom w:val="single" w:sz="6" w:space="5" w:color="BBBBBB"/>
        <w:right w:val="single" w:sz="6" w:space="11" w:color="CCCCCC"/>
      </w:pBdr>
      <w:shd w:val="clear" w:color="auto" w:fill="E6E6E6"/>
      <w:spacing w:before="100" w:beforeAutospacing="1" w:after="135"/>
      <w:jc w:val="left"/>
    </w:pPr>
    <w:rPr>
      <w:color w:val="333333"/>
      <w:sz w:val="20"/>
      <w:szCs w:val="20"/>
    </w:rPr>
  </w:style>
  <w:style w:type="paragraph" w:customStyle="1" w:styleId="btndisabled">
    <w:name w:val="btn[disabled]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close">
    <w:name w:val="close"/>
    <w:basedOn w:val="ad"/>
    <w:rsid w:val="004B10EC"/>
    <w:pPr>
      <w:spacing w:before="100" w:beforeAutospacing="1" w:after="135" w:line="203" w:lineRule="atLeast"/>
      <w:jc w:val="left"/>
    </w:pPr>
    <w:rPr>
      <w:b/>
      <w:bCs/>
      <w:color w:val="000000"/>
      <w:sz w:val="30"/>
      <w:szCs w:val="30"/>
    </w:rPr>
  </w:style>
  <w:style w:type="paragraph" w:customStyle="1" w:styleId="alert-message">
    <w:name w:val="alert-message"/>
    <w:basedOn w:val="ad"/>
    <w:rsid w:val="004B10EC"/>
    <w:pPr>
      <w:pBdr>
        <w:top w:val="single" w:sz="6" w:space="5" w:color="EEDC94"/>
        <w:left w:val="single" w:sz="6" w:space="11" w:color="EEDC94"/>
        <w:bottom w:val="single" w:sz="6" w:space="5" w:color="E4C652"/>
        <w:right w:val="single" w:sz="6" w:space="11" w:color="EEDC94"/>
      </w:pBdr>
      <w:shd w:val="clear" w:color="auto" w:fill="EEDC94"/>
      <w:spacing w:before="100" w:beforeAutospacing="1" w:after="270" w:line="270" w:lineRule="atLeast"/>
      <w:jc w:val="left"/>
    </w:pPr>
    <w:rPr>
      <w:color w:val="404040"/>
      <w:sz w:val="18"/>
      <w:szCs w:val="18"/>
    </w:rPr>
  </w:style>
  <w:style w:type="paragraph" w:customStyle="1" w:styleId="pagination">
    <w:name w:val="pagination"/>
    <w:basedOn w:val="ad"/>
    <w:rsid w:val="004B10EC"/>
    <w:pPr>
      <w:spacing w:before="270" w:after="270" w:line="270" w:lineRule="atLeast"/>
      <w:jc w:val="left"/>
    </w:pPr>
    <w:rPr>
      <w:sz w:val="18"/>
      <w:szCs w:val="18"/>
    </w:rPr>
  </w:style>
  <w:style w:type="paragraph" w:customStyle="1" w:styleId="well">
    <w:name w:val="well"/>
    <w:basedOn w:val="ad"/>
    <w:rsid w:val="004B10EC"/>
    <w:pPr>
      <w:pBdr>
        <w:top w:val="single" w:sz="6" w:space="14" w:color="EEEEEE"/>
        <w:left w:val="single" w:sz="6" w:space="14" w:color="EEEEEE"/>
        <w:bottom w:val="single" w:sz="6" w:space="14" w:color="EEEEEE"/>
        <w:right w:val="single" w:sz="6" w:space="14" w:color="EEEEEE"/>
      </w:pBdr>
      <w:shd w:val="clear" w:color="auto" w:fill="F5F5F5"/>
      <w:spacing w:before="100" w:beforeAutospacing="1" w:after="300" w:line="270" w:lineRule="atLeast"/>
      <w:jc w:val="left"/>
    </w:pPr>
    <w:rPr>
      <w:sz w:val="18"/>
      <w:szCs w:val="18"/>
    </w:rPr>
  </w:style>
  <w:style w:type="paragraph" w:customStyle="1" w:styleId="modal-backdrop">
    <w:name w:val="modal-backdrop"/>
    <w:basedOn w:val="ad"/>
    <w:rsid w:val="004B10EC"/>
    <w:pPr>
      <w:shd w:val="clear" w:color="auto" w:fill="000000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modal">
    <w:name w:val="modal"/>
    <w:basedOn w:val="ad"/>
    <w:rsid w:val="004B10EC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after="0" w:line="270" w:lineRule="atLeast"/>
      <w:ind w:left="-4200"/>
      <w:jc w:val="left"/>
    </w:pPr>
    <w:rPr>
      <w:sz w:val="18"/>
      <w:szCs w:val="18"/>
    </w:rPr>
  </w:style>
  <w:style w:type="paragraph" w:customStyle="1" w:styleId="modal-header">
    <w:name w:val="modal-header"/>
    <w:basedOn w:val="ad"/>
    <w:rsid w:val="004B10EC"/>
    <w:pPr>
      <w:pBdr>
        <w:bottom w:val="single" w:sz="6" w:space="4" w:color="EEEEEE"/>
      </w:pBd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modal-body">
    <w:name w:val="modal-body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modal-footer">
    <w:name w:val="modal-footer"/>
    <w:basedOn w:val="ad"/>
    <w:rsid w:val="004B10EC"/>
    <w:pPr>
      <w:pBdr>
        <w:top w:val="single" w:sz="6" w:space="11" w:color="DDDDDD"/>
      </w:pBdr>
      <w:shd w:val="clear" w:color="auto" w:fill="F5F5F5"/>
      <w:spacing w:before="100" w:beforeAutospacing="1" w:after="0" w:line="270" w:lineRule="atLeast"/>
      <w:jc w:val="left"/>
    </w:pPr>
    <w:rPr>
      <w:sz w:val="18"/>
      <w:szCs w:val="18"/>
    </w:rPr>
  </w:style>
  <w:style w:type="paragraph" w:customStyle="1" w:styleId="twipsy">
    <w:name w:val="twipsy"/>
    <w:basedOn w:val="ad"/>
    <w:rsid w:val="004B10EC"/>
    <w:pPr>
      <w:spacing w:before="100" w:beforeAutospacing="1" w:after="135" w:line="270" w:lineRule="atLeast"/>
      <w:jc w:val="left"/>
    </w:pPr>
    <w:rPr>
      <w:sz w:val="17"/>
      <w:szCs w:val="17"/>
    </w:rPr>
  </w:style>
  <w:style w:type="paragraph" w:customStyle="1" w:styleId="twipsy-inner">
    <w:name w:val="twipsy-inner"/>
    <w:basedOn w:val="ad"/>
    <w:rsid w:val="004B10EC"/>
    <w:pPr>
      <w:shd w:val="clear" w:color="auto" w:fill="000000"/>
      <w:spacing w:before="100" w:beforeAutospacing="1" w:after="135" w:line="270" w:lineRule="atLeast"/>
      <w:jc w:val="center"/>
    </w:pPr>
    <w:rPr>
      <w:color w:val="FFFFFF"/>
      <w:sz w:val="18"/>
      <w:szCs w:val="18"/>
    </w:rPr>
  </w:style>
  <w:style w:type="paragraph" w:customStyle="1" w:styleId="twipsy-arrow">
    <w:name w:val="twipsy-arrow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popover">
    <w:name w:val="popover"/>
    <w:basedOn w:val="ad"/>
    <w:rsid w:val="004B10EC"/>
    <w:pPr>
      <w:spacing w:before="100" w:beforeAutospacing="1" w:after="135" w:line="270" w:lineRule="atLeast"/>
      <w:jc w:val="left"/>
    </w:pPr>
    <w:rPr>
      <w:vanish/>
      <w:sz w:val="18"/>
      <w:szCs w:val="18"/>
    </w:rPr>
  </w:style>
  <w:style w:type="paragraph" w:customStyle="1" w:styleId="label">
    <w:name w:val="label"/>
    <w:basedOn w:val="ad"/>
    <w:rsid w:val="004B10EC"/>
    <w:pPr>
      <w:shd w:val="clear" w:color="auto" w:fill="BFBFBF"/>
      <w:spacing w:before="100" w:beforeAutospacing="1" w:after="135" w:line="270" w:lineRule="atLeast"/>
      <w:jc w:val="left"/>
    </w:pPr>
    <w:rPr>
      <w:b/>
      <w:bCs/>
      <w:caps/>
      <w:color w:val="FFFFFF"/>
      <w:sz w:val="15"/>
      <w:szCs w:val="15"/>
    </w:rPr>
  </w:style>
  <w:style w:type="paragraph" w:customStyle="1" w:styleId="media-grid">
    <w:name w:val="media-grid"/>
    <w:basedOn w:val="ad"/>
    <w:rsid w:val="004B10EC"/>
    <w:pPr>
      <w:spacing w:before="100" w:beforeAutospacing="1" w:after="0" w:line="270" w:lineRule="atLeast"/>
      <w:ind w:left="-300"/>
      <w:jc w:val="left"/>
    </w:pPr>
    <w:rPr>
      <w:sz w:val="18"/>
      <w:szCs w:val="18"/>
    </w:rPr>
  </w:style>
  <w:style w:type="paragraph" w:customStyle="1" w:styleId="pln">
    <w:name w:val="pln"/>
    <w:basedOn w:val="ad"/>
    <w:rsid w:val="004B10EC"/>
    <w:pPr>
      <w:spacing w:before="100" w:beforeAutospacing="1" w:after="135" w:line="270" w:lineRule="atLeast"/>
      <w:jc w:val="left"/>
    </w:pPr>
    <w:rPr>
      <w:color w:val="000000"/>
      <w:sz w:val="18"/>
      <w:szCs w:val="18"/>
    </w:rPr>
  </w:style>
  <w:style w:type="paragraph" w:customStyle="1" w:styleId="content-inner">
    <w:name w:val="content-inner"/>
    <w:basedOn w:val="ad"/>
    <w:rsid w:val="004B10EC"/>
    <w:pPr>
      <w:spacing w:after="225" w:line="270" w:lineRule="atLeast"/>
      <w:ind w:left="225"/>
      <w:jc w:val="left"/>
    </w:pPr>
    <w:rPr>
      <w:sz w:val="18"/>
      <w:szCs w:val="18"/>
    </w:rPr>
  </w:style>
  <w:style w:type="paragraph" w:customStyle="1" w:styleId="fbiframewidget">
    <w:name w:val="fb_iframe_widge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row-inner">
    <w:name w:val="row-inner"/>
    <w:basedOn w:val="ad"/>
    <w:rsid w:val="004B10EC"/>
    <w:pPr>
      <w:spacing w:before="100" w:beforeAutospacing="1" w:after="135" w:line="270" w:lineRule="atLeast"/>
      <w:ind w:left="270"/>
      <w:jc w:val="left"/>
    </w:pPr>
    <w:rPr>
      <w:sz w:val="18"/>
      <w:szCs w:val="18"/>
    </w:rPr>
  </w:style>
  <w:style w:type="paragraph" w:customStyle="1" w:styleId="form-wrapper">
    <w:name w:val="form-wrapper"/>
    <w:basedOn w:val="ad"/>
    <w:rsid w:val="004B10EC"/>
    <w:pPr>
      <w:pBdr>
        <w:top w:val="single" w:sz="6" w:space="15" w:color="CCCCCC"/>
        <w:left w:val="single" w:sz="6" w:space="15" w:color="CCCCCC"/>
        <w:bottom w:val="single" w:sz="6" w:space="8" w:color="CCCCCC"/>
        <w:right w:val="single" w:sz="6" w:space="23" w:color="CCCCCC"/>
      </w:pBdr>
      <w:shd w:val="clear" w:color="auto" w:fill="F1F1F1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prettyprint">
    <w:name w:val="prettyprint"/>
    <w:basedOn w:val="ad"/>
    <w:rsid w:val="004B10EC"/>
    <w:pPr>
      <w:shd w:val="clear" w:color="auto" w:fill="FEFBF3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json-semi-colon">
    <w:name w:val="json-semi-colon"/>
    <w:basedOn w:val="ad"/>
    <w:rsid w:val="004B10EC"/>
    <w:pPr>
      <w:spacing w:before="100" w:beforeAutospacing="1" w:after="135" w:line="270" w:lineRule="atLeast"/>
      <w:jc w:val="left"/>
    </w:pPr>
    <w:rPr>
      <w:color w:val="14171A"/>
      <w:sz w:val="18"/>
      <w:szCs w:val="18"/>
    </w:rPr>
  </w:style>
  <w:style w:type="paragraph" w:customStyle="1" w:styleId="json-property">
    <w:name w:val="json-property"/>
    <w:basedOn w:val="ad"/>
    <w:rsid w:val="004B10EC"/>
    <w:pPr>
      <w:spacing w:before="100" w:beforeAutospacing="1" w:after="135" w:line="270" w:lineRule="atLeast"/>
      <w:jc w:val="left"/>
    </w:pPr>
    <w:rPr>
      <w:color w:val="1A5988"/>
      <w:sz w:val="18"/>
      <w:szCs w:val="18"/>
    </w:rPr>
  </w:style>
  <w:style w:type="paragraph" w:customStyle="1" w:styleId="json-open-bracket">
    <w:name w:val="json-open-bracket"/>
    <w:basedOn w:val="ad"/>
    <w:rsid w:val="004B10EC"/>
    <w:pPr>
      <w:spacing w:before="100" w:beforeAutospacing="1" w:after="135" w:line="270" w:lineRule="atLeast"/>
      <w:jc w:val="left"/>
    </w:pPr>
    <w:rPr>
      <w:color w:val="CC0011"/>
      <w:sz w:val="18"/>
      <w:szCs w:val="18"/>
    </w:rPr>
  </w:style>
  <w:style w:type="paragraph" w:customStyle="1" w:styleId="json-close-bracket">
    <w:name w:val="json-close-bracket"/>
    <w:basedOn w:val="ad"/>
    <w:rsid w:val="004B10EC"/>
    <w:pPr>
      <w:spacing w:before="100" w:beforeAutospacing="1" w:after="135" w:line="270" w:lineRule="atLeast"/>
      <w:jc w:val="left"/>
    </w:pPr>
    <w:rPr>
      <w:color w:val="CC0011"/>
      <w:sz w:val="18"/>
      <w:szCs w:val="18"/>
    </w:rPr>
  </w:style>
  <w:style w:type="paragraph" w:customStyle="1" w:styleId="json-minus">
    <w:name w:val="json-minus"/>
    <w:basedOn w:val="ad"/>
    <w:rsid w:val="004B10EC"/>
    <w:pPr>
      <w:spacing w:before="100" w:beforeAutospacing="1" w:after="0" w:line="270" w:lineRule="atLeast"/>
      <w:ind w:left="45" w:right="45"/>
      <w:jc w:val="left"/>
    </w:pPr>
    <w:rPr>
      <w:sz w:val="18"/>
      <w:szCs w:val="18"/>
    </w:rPr>
  </w:style>
  <w:style w:type="paragraph" w:customStyle="1" w:styleId="json-plus">
    <w:name w:val="json-plus"/>
    <w:basedOn w:val="ad"/>
    <w:rsid w:val="004B10EC"/>
    <w:pPr>
      <w:spacing w:before="100" w:beforeAutospacing="1" w:after="0" w:line="270" w:lineRule="atLeast"/>
      <w:ind w:left="45" w:right="45"/>
      <w:jc w:val="left"/>
    </w:pPr>
    <w:rPr>
      <w:sz w:val="18"/>
      <w:szCs w:val="18"/>
    </w:rPr>
  </w:style>
  <w:style w:type="paragraph" w:customStyle="1" w:styleId="json-value">
    <w:name w:val="json-value"/>
    <w:basedOn w:val="ad"/>
    <w:rsid w:val="004B10EC"/>
    <w:pPr>
      <w:spacing w:before="100" w:beforeAutospacing="1" w:after="135" w:line="270" w:lineRule="atLeast"/>
      <w:jc w:val="left"/>
    </w:pPr>
    <w:rPr>
      <w:color w:val="222222"/>
      <w:sz w:val="18"/>
      <w:szCs w:val="18"/>
    </w:rPr>
  </w:style>
  <w:style w:type="paragraph" w:customStyle="1" w:styleId="output-wrapper">
    <w:name w:val="output-wrapper"/>
    <w:basedOn w:val="ad"/>
    <w:rsid w:val="004B10EC"/>
    <w:pPr>
      <w:pBdr>
        <w:top w:val="single" w:sz="6" w:space="15" w:color="CCCCCC"/>
        <w:left w:val="single" w:sz="6" w:space="15" w:color="CCCCCC"/>
        <w:bottom w:val="single" w:sz="6" w:space="8" w:color="CCCCCC"/>
        <w:right w:val="single" w:sz="6" w:space="23" w:color="CCCCCC"/>
      </w:pBdr>
      <w:shd w:val="clear" w:color="auto" w:fill="F1F1F1"/>
      <w:spacing w:before="300" w:after="300" w:line="270" w:lineRule="atLeast"/>
      <w:jc w:val="left"/>
    </w:pPr>
    <w:rPr>
      <w:sz w:val="18"/>
      <w:szCs w:val="18"/>
    </w:rPr>
  </w:style>
  <w:style w:type="paragraph" w:customStyle="1" w:styleId="timestamp">
    <w:name w:val="timestamp"/>
    <w:basedOn w:val="ad"/>
    <w:rsid w:val="004B10EC"/>
    <w:pPr>
      <w:pBdr>
        <w:top w:val="single" w:sz="6" w:space="4" w:color="CCCCCC"/>
        <w:left w:val="single" w:sz="6" w:space="8" w:color="CCCCCC"/>
        <w:bottom w:val="single" w:sz="6" w:space="4" w:color="CCCCCC"/>
        <w:right w:val="single" w:sz="6" w:space="8" w:color="CCCCCC"/>
      </w:pBdr>
      <w:shd w:val="clear" w:color="auto" w:fill="FFFFFF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tabs">
    <w:name w:val="ui-tabs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helper-hidden">
    <w:name w:val="ui-helper-hidden"/>
    <w:basedOn w:val="ad"/>
    <w:rsid w:val="004B10EC"/>
    <w:pPr>
      <w:spacing w:before="100" w:beforeAutospacing="1" w:after="135" w:line="270" w:lineRule="atLeast"/>
      <w:jc w:val="left"/>
    </w:pPr>
    <w:rPr>
      <w:vanish/>
      <w:sz w:val="18"/>
      <w:szCs w:val="18"/>
    </w:rPr>
  </w:style>
  <w:style w:type="paragraph" w:customStyle="1" w:styleId="ui-helper-hidden-accessible">
    <w:name w:val="ui-helper-hidden-accessible"/>
    <w:basedOn w:val="ad"/>
    <w:rsid w:val="004B10EC"/>
    <w:pPr>
      <w:spacing w:after="0" w:line="270" w:lineRule="atLeast"/>
      <w:ind w:left="-15" w:right="-15"/>
      <w:jc w:val="left"/>
    </w:pPr>
    <w:rPr>
      <w:sz w:val="18"/>
      <w:szCs w:val="18"/>
    </w:rPr>
  </w:style>
  <w:style w:type="paragraph" w:customStyle="1" w:styleId="ui-helper-reset">
    <w:name w:val="ui-helper-reset"/>
    <w:basedOn w:val="ad"/>
    <w:rsid w:val="004B10EC"/>
    <w:pPr>
      <w:spacing w:after="0"/>
      <w:jc w:val="left"/>
    </w:pPr>
  </w:style>
  <w:style w:type="paragraph" w:customStyle="1" w:styleId="ui-helper-zfix">
    <w:name w:val="ui-helper-zfix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icon">
    <w:name w:val="ui-icon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ui-widget-overlay">
    <w:name w:val="ui-widget-overlay"/>
    <w:basedOn w:val="ad"/>
    <w:rsid w:val="004B10EC"/>
    <w:pPr>
      <w:shd w:val="clear" w:color="auto" w:fill="EEEEEE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button">
    <w:name w:val="ui-button"/>
    <w:basedOn w:val="ad"/>
    <w:rsid w:val="004B10EC"/>
    <w:pPr>
      <w:spacing w:before="100" w:beforeAutospacing="1" w:after="135"/>
      <w:ind w:right="24"/>
      <w:jc w:val="center"/>
      <w:textAlignment w:val="center"/>
    </w:pPr>
    <w:rPr>
      <w:sz w:val="18"/>
      <w:szCs w:val="18"/>
    </w:rPr>
  </w:style>
  <w:style w:type="paragraph" w:customStyle="1" w:styleId="ui-button-icon-only">
    <w:name w:val="ui-button-icon-only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button-icons-only">
    <w:name w:val="ui-button-icons-only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buttonset">
    <w:name w:val="ui-buttonset"/>
    <w:basedOn w:val="ad"/>
    <w:rsid w:val="004B10EC"/>
    <w:pPr>
      <w:spacing w:before="100" w:beforeAutospacing="1" w:after="135" w:line="270" w:lineRule="atLeast"/>
      <w:ind w:right="105"/>
      <w:jc w:val="left"/>
    </w:pPr>
    <w:rPr>
      <w:sz w:val="18"/>
      <w:szCs w:val="18"/>
    </w:rPr>
  </w:style>
  <w:style w:type="paragraph" w:customStyle="1" w:styleId="ui-datepicker">
    <w:name w:val="ui-datepicker"/>
    <w:basedOn w:val="ad"/>
    <w:rsid w:val="004B10EC"/>
    <w:pPr>
      <w:spacing w:before="100" w:beforeAutospacing="1" w:after="135" w:line="270" w:lineRule="atLeast"/>
      <w:jc w:val="left"/>
    </w:pPr>
    <w:rPr>
      <w:vanish/>
      <w:sz w:val="18"/>
      <w:szCs w:val="18"/>
    </w:rPr>
  </w:style>
  <w:style w:type="paragraph" w:customStyle="1" w:styleId="ui-datepicker-row-break">
    <w:name w:val="ui-datepicker-row-break"/>
    <w:basedOn w:val="ad"/>
    <w:rsid w:val="004B10EC"/>
    <w:pPr>
      <w:spacing w:before="100" w:beforeAutospacing="1" w:after="135" w:line="270" w:lineRule="atLeast"/>
      <w:jc w:val="left"/>
    </w:pPr>
    <w:rPr>
      <w:sz w:val="2"/>
      <w:szCs w:val="2"/>
    </w:rPr>
  </w:style>
  <w:style w:type="paragraph" w:customStyle="1" w:styleId="ui-datepicker-rtl">
    <w:name w:val="ui-datepicker-rtl"/>
    <w:basedOn w:val="ad"/>
    <w:rsid w:val="004B10EC"/>
    <w:pPr>
      <w:bidi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ialog">
    <w:name w:val="ui-dialog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menu">
    <w:name w:val="ui-menu"/>
    <w:basedOn w:val="ad"/>
    <w:rsid w:val="004B10EC"/>
    <w:pPr>
      <w:spacing w:after="0" w:line="270" w:lineRule="atLeast"/>
      <w:jc w:val="left"/>
    </w:pPr>
    <w:rPr>
      <w:sz w:val="18"/>
      <w:szCs w:val="18"/>
    </w:rPr>
  </w:style>
  <w:style w:type="paragraph" w:customStyle="1" w:styleId="ui-progressbar">
    <w:name w:val="ui-progressba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resizable-handle">
    <w:name w:val="ui-resizable-handle"/>
    <w:basedOn w:val="ad"/>
    <w:rsid w:val="004B10EC"/>
    <w:pPr>
      <w:spacing w:before="100" w:beforeAutospacing="1" w:after="135" w:line="270" w:lineRule="atLeast"/>
      <w:jc w:val="left"/>
    </w:pPr>
    <w:rPr>
      <w:sz w:val="2"/>
      <w:szCs w:val="2"/>
    </w:rPr>
  </w:style>
  <w:style w:type="paragraph" w:customStyle="1" w:styleId="ui-resizable-n">
    <w:name w:val="ui-resizable-n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resizable-s">
    <w:name w:val="ui-resizable-s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resizable-e">
    <w:name w:val="ui-resizable-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resizable-w">
    <w:name w:val="ui-resizable-w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resizable-se">
    <w:name w:val="ui-resizable-s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resizable-sw">
    <w:name w:val="ui-resizable-sw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resizable-nw">
    <w:name w:val="ui-resizable-nw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resizable-ne">
    <w:name w:val="ui-resizable-n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electable-helper">
    <w:name w:val="ui-selectable-helper"/>
    <w:basedOn w:val="ad"/>
    <w:rsid w:val="004B10EC"/>
    <w:pPr>
      <w:pBdr>
        <w:top w:val="dotted" w:sz="6" w:space="0" w:color="000000"/>
        <w:left w:val="dotted" w:sz="6" w:space="0" w:color="000000"/>
        <w:bottom w:val="dotted" w:sz="6" w:space="0" w:color="000000"/>
        <w:right w:val="dotted" w:sz="6" w:space="0" w:color="000000"/>
      </w:pBd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electmenu-menu">
    <w:name w:val="ui-selectmenu-menu"/>
    <w:basedOn w:val="ad"/>
    <w:rsid w:val="004B10EC"/>
    <w:pPr>
      <w:spacing w:after="0" w:line="270" w:lineRule="atLeast"/>
      <w:jc w:val="left"/>
    </w:pPr>
    <w:rPr>
      <w:vanish/>
      <w:sz w:val="18"/>
      <w:szCs w:val="18"/>
    </w:rPr>
  </w:style>
  <w:style w:type="paragraph" w:customStyle="1" w:styleId="ui-selectmenu-open">
    <w:name w:val="ui-selectmenu-open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electmenu-button">
    <w:name w:val="ui-selectmenu-button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lider">
    <w:name w:val="ui-slid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lider-horizontal">
    <w:name w:val="ui-slider-horizontal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lider-vertical">
    <w:name w:val="ui-slider-vertical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pinner">
    <w:name w:val="ui-spinner"/>
    <w:basedOn w:val="ad"/>
    <w:rsid w:val="004B10EC"/>
    <w:pPr>
      <w:spacing w:before="100" w:beforeAutospacing="1" w:after="135" w:line="270" w:lineRule="atLeast"/>
      <w:jc w:val="left"/>
      <w:textAlignment w:val="center"/>
    </w:pPr>
    <w:rPr>
      <w:sz w:val="18"/>
      <w:szCs w:val="18"/>
    </w:rPr>
  </w:style>
  <w:style w:type="paragraph" w:customStyle="1" w:styleId="ui-spinner-input">
    <w:name w:val="ui-spinner-input"/>
    <w:basedOn w:val="ad"/>
    <w:rsid w:val="004B10EC"/>
    <w:pPr>
      <w:spacing w:before="48" w:after="48" w:line="270" w:lineRule="atLeast"/>
      <w:ind w:left="96" w:right="330"/>
      <w:jc w:val="left"/>
      <w:textAlignment w:val="center"/>
    </w:pPr>
    <w:rPr>
      <w:sz w:val="18"/>
      <w:szCs w:val="18"/>
    </w:rPr>
  </w:style>
  <w:style w:type="paragraph" w:customStyle="1" w:styleId="ui-spinner-button">
    <w:name w:val="ui-spinner-button"/>
    <w:basedOn w:val="ad"/>
    <w:rsid w:val="004B10EC"/>
    <w:pPr>
      <w:spacing w:after="0" w:line="270" w:lineRule="atLeast"/>
      <w:jc w:val="center"/>
    </w:pPr>
    <w:rPr>
      <w:sz w:val="12"/>
      <w:szCs w:val="12"/>
    </w:rPr>
  </w:style>
  <w:style w:type="paragraph" w:customStyle="1" w:styleId="ui-tooltip">
    <w:name w:val="ui-tooltip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widget">
    <w:name w:val="ui-widget"/>
    <w:basedOn w:val="ad"/>
    <w:rsid w:val="004B10EC"/>
    <w:pPr>
      <w:spacing w:before="100" w:beforeAutospacing="1" w:after="135" w:line="270" w:lineRule="atLeast"/>
      <w:jc w:val="left"/>
    </w:pPr>
    <w:rPr>
      <w:rFonts w:ascii="Lucida Sans" w:hAnsi="Lucida Sans"/>
      <w:sz w:val="26"/>
      <w:szCs w:val="26"/>
    </w:rPr>
  </w:style>
  <w:style w:type="paragraph" w:customStyle="1" w:styleId="ui-widget-content">
    <w:name w:val="ui-widget-content"/>
    <w:basedOn w:val="ad"/>
    <w:rsid w:val="004B10E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35" w:line="270" w:lineRule="atLeast"/>
      <w:jc w:val="left"/>
    </w:pPr>
    <w:rPr>
      <w:color w:val="362B36"/>
      <w:sz w:val="18"/>
      <w:szCs w:val="18"/>
    </w:rPr>
  </w:style>
  <w:style w:type="paragraph" w:customStyle="1" w:styleId="ui-widget-header">
    <w:name w:val="ui-widget-header"/>
    <w:basedOn w:val="ad"/>
    <w:rsid w:val="004B10EC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EEDF7"/>
      <w:spacing w:before="100" w:beforeAutospacing="1" w:after="135" w:line="270" w:lineRule="atLeast"/>
      <w:jc w:val="left"/>
    </w:pPr>
    <w:rPr>
      <w:b/>
      <w:bCs/>
      <w:color w:val="222222"/>
      <w:sz w:val="18"/>
      <w:szCs w:val="18"/>
    </w:rPr>
  </w:style>
  <w:style w:type="paragraph" w:customStyle="1" w:styleId="ui-state-default">
    <w:name w:val="ui-state-default"/>
    <w:basedOn w:val="ad"/>
    <w:rsid w:val="004B10EC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7EBF9"/>
      <w:spacing w:before="100" w:beforeAutospacing="1" w:after="135" w:line="270" w:lineRule="atLeast"/>
      <w:jc w:val="left"/>
    </w:pPr>
    <w:rPr>
      <w:b/>
      <w:bCs/>
      <w:color w:val="2779AA"/>
      <w:sz w:val="18"/>
      <w:szCs w:val="18"/>
    </w:rPr>
  </w:style>
  <w:style w:type="paragraph" w:customStyle="1" w:styleId="ui-state-hover">
    <w:name w:val="ui-state-hover"/>
    <w:basedOn w:val="ad"/>
    <w:rsid w:val="004B10EC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35" w:line="270" w:lineRule="atLeast"/>
      <w:jc w:val="left"/>
    </w:pPr>
    <w:rPr>
      <w:b/>
      <w:bCs/>
      <w:color w:val="0070A3"/>
      <w:sz w:val="18"/>
      <w:szCs w:val="18"/>
    </w:rPr>
  </w:style>
  <w:style w:type="paragraph" w:customStyle="1" w:styleId="ui-state-focus">
    <w:name w:val="ui-state-focus"/>
    <w:basedOn w:val="ad"/>
    <w:rsid w:val="004B10EC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35" w:line="270" w:lineRule="atLeast"/>
      <w:jc w:val="left"/>
    </w:pPr>
    <w:rPr>
      <w:b/>
      <w:bCs/>
      <w:color w:val="0070A3"/>
      <w:sz w:val="18"/>
      <w:szCs w:val="18"/>
    </w:rPr>
  </w:style>
  <w:style w:type="paragraph" w:customStyle="1" w:styleId="ui-state-active">
    <w:name w:val="ui-state-active"/>
    <w:basedOn w:val="ad"/>
    <w:rsid w:val="004B10EC"/>
    <w:pPr>
      <w:pBdr>
        <w:top w:val="single" w:sz="6" w:space="0" w:color="2694E8"/>
        <w:left w:val="single" w:sz="6" w:space="0" w:color="2694E8"/>
        <w:bottom w:val="single" w:sz="6" w:space="0" w:color="2694E8"/>
        <w:right w:val="single" w:sz="6" w:space="0" w:color="2694E8"/>
      </w:pBdr>
      <w:shd w:val="clear" w:color="auto" w:fill="3BAAE3"/>
      <w:spacing w:before="100" w:beforeAutospacing="1" w:after="135" w:line="270" w:lineRule="atLeast"/>
      <w:jc w:val="left"/>
    </w:pPr>
    <w:rPr>
      <w:b/>
      <w:bCs/>
      <w:color w:val="FFFFFF"/>
      <w:sz w:val="18"/>
      <w:szCs w:val="18"/>
    </w:rPr>
  </w:style>
  <w:style w:type="paragraph" w:customStyle="1" w:styleId="ui-state-highlight">
    <w:name w:val="ui-state-highlight"/>
    <w:basedOn w:val="ad"/>
    <w:rsid w:val="004B10EC"/>
    <w:pPr>
      <w:pBdr>
        <w:top w:val="single" w:sz="6" w:space="0" w:color="F9DD34"/>
        <w:left w:val="single" w:sz="6" w:space="0" w:color="F9DD34"/>
        <w:bottom w:val="single" w:sz="6" w:space="0" w:color="F9DD34"/>
        <w:right w:val="single" w:sz="6" w:space="0" w:color="F9DD34"/>
      </w:pBdr>
      <w:spacing w:before="100" w:beforeAutospacing="1" w:after="135" w:line="270" w:lineRule="atLeast"/>
      <w:jc w:val="left"/>
    </w:pPr>
    <w:rPr>
      <w:color w:val="363636"/>
      <w:sz w:val="18"/>
      <w:szCs w:val="18"/>
    </w:rPr>
  </w:style>
  <w:style w:type="paragraph" w:customStyle="1" w:styleId="ui-state-error">
    <w:name w:val="ui-state-error"/>
    <w:basedOn w:val="ad"/>
    <w:rsid w:val="004B10EC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hd w:val="clear" w:color="auto" w:fill="CD0A0A"/>
      <w:spacing w:before="100" w:beforeAutospacing="1" w:after="135" w:line="270" w:lineRule="atLeast"/>
      <w:jc w:val="left"/>
    </w:pPr>
    <w:rPr>
      <w:color w:val="FFFFFF"/>
      <w:sz w:val="18"/>
      <w:szCs w:val="18"/>
    </w:rPr>
  </w:style>
  <w:style w:type="paragraph" w:customStyle="1" w:styleId="ui-state-error-text">
    <w:name w:val="ui-state-error-text"/>
    <w:basedOn w:val="ad"/>
    <w:rsid w:val="004B10EC"/>
    <w:pPr>
      <w:spacing w:before="100" w:beforeAutospacing="1" w:after="135" w:line="270" w:lineRule="atLeast"/>
      <w:jc w:val="left"/>
    </w:pPr>
    <w:rPr>
      <w:color w:val="FFFFFF"/>
      <w:sz w:val="18"/>
      <w:szCs w:val="18"/>
    </w:rPr>
  </w:style>
  <w:style w:type="paragraph" w:customStyle="1" w:styleId="ui-priority-primary">
    <w:name w:val="ui-priority-primary"/>
    <w:basedOn w:val="ad"/>
    <w:rsid w:val="004B10EC"/>
    <w:pPr>
      <w:spacing w:before="100" w:beforeAutospacing="1" w:after="135" w:line="270" w:lineRule="atLeast"/>
      <w:jc w:val="left"/>
    </w:pPr>
    <w:rPr>
      <w:b/>
      <w:bCs/>
      <w:sz w:val="18"/>
      <w:szCs w:val="18"/>
    </w:rPr>
  </w:style>
  <w:style w:type="paragraph" w:customStyle="1" w:styleId="ui-priority-secondary">
    <w:name w:val="ui-priority-secondary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tate-disabled">
    <w:name w:val="ui-state-disabled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widget-shadow">
    <w:name w:val="ui-widget-shadow"/>
    <w:basedOn w:val="ad"/>
    <w:rsid w:val="004B10EC"/>
    <w:pPr>
      <w:spacing w:after="0" w:line="270" w:lineRule="atLeast"/>
      <w:ind w:left="-105"/>
      <w:jc w:val="left"/>
    </w:pPr>
    <w:rPr>
      <w:sz w:val="18"/>
      <w:szCs w:val="18"/>
    </w:rPr>
  </w:style>
  <w:style w:type="paragraph" w:customStyle="1" w:styleId="hljs">
    <w:name w:val="hljs"/>
    <w:basedOn w:val="ad"/>
    <w:rsid w:val="004B10EC"/>
    <w:pPr>
      <w:shd w:val="clear" w:color="auto" w:fill="FFFFFF"/>
      <w:spacing w:before="100" w:beforeAutospacing="1" w:after="135" w:line="270" w:lineRule="atLeast"/>
      <w:jc w:val="left"/>
    </w:pPr>
    <w:rPr>
      <w:color w:val="000000"/>
      <w:sz w:val="18"/>
      <w:szCs w:val="18"/>
    </w:rPr>
  </w:style>
  <w:style w:type="paragraph" w:customStyle="1" w:styleId="hljs-comment">
    <w:name w:val="hljs-comment"/>
    <w:basedOn w:val="ad"/>
    <w:rsid w:val="004B10EC"/>
    <w:pPr>
      <w:spacing w:before="100" w:beforeAutospacing="1" w:after="135" w:line="270" w:lineRule="atLeast"/>
      <w:jc w:val="left"/>
    </w:pPr>
    <w:rPr>
      <w:color w:val="008000"/>
      <w:sz w:val="18"/>
      <w:szCs w:val="18"/>
    </w:rPr>
  </w:style>
  <w:style w:type="paragraph" w:customStyle="1" w:styleId="hljs-quote">
    <w:name w:val="hljs-quote"/>
    <w:basedOn w:val="ad"/>
    <w:rsid w:val="004B10EC"/>
    <w:pPr>
      <w:spacing w:before="100" w:beforeAutospacing="1" w:after="135" w:line="270" w:lineRule="atLeast"/>
      <w:jc w:val="left"/>
    </w:pPr>
    <w:rPr>
      <w:color w:val="008000"/>
      <w:sz w:val="18"/>
      <w:szCs w:val="18"/>
    </w:rPr>
  </w:style>
  <w:style w:type="paragraph" w:customStyle="1" w:styleId="hljs-variable">
    <w:name w:val="hljs-variable"/>
    <w:basedOn w:val="ad"/>
    <w:rsid w:val="004B10EC"/>
    <w:pPr>
      <w:spacing w:before="100" w:beforeAutospacing="1" w:after="135" w:line="270" w:lineRule="atLeast"/>
      <w:jc w:val="left"/>
    </w:pPr>
    <w:rPr>
      <w:color w:val="008000"/>
      <w:sz w:val="18"/>
      <w:szCs w:val="18"/>
    </w:rPr>
  </w:style>
  <w:style w:type="paragraph" w:customStyle="1" w:styleId="hljs-keyword">
    <w:name w:val="hljs-keyword"/>
    <w:basedOn w:val="ad"/>
    <w:rsid w:val="004B10EC"/>
    <w:pPr>
      <w:spacing w:before="100" w:beforeAutospacing="1" w:after="135" w:line="270" w:lineRule="atLeast"/>
      <w:jc w:val="left"/>
    </w:pPr>
    <w:rPr>
      <w:color w:val="0000FF"/>
      <w:sz w:val="18"/>
      <w:szCs w:val="18"/>
    </w:rPr>
  </w:style>
  <w:style w:type="paragraph" w:customStyle="1" w:styleId="hljs-selector-tag">
    <w:name w:val="hljs-selector-tag"/>
    <w:basedOn w:val="ad"/>
    <w:rsid w:val="004B10EC"/>
    <w:pPr>
      <w:spacing w:before="100" w:beforeAutospacing="1" w:after="135" w:line="270" w:lineRule="atLeast"/>
      <w:jc w:val="left"/>
    </w:pPr>
    <w:rPr>
      <w:color w:val="0000FF"/>
      <w:sz w:val="18"/>
      <w:szCs w:val="18"/>
    </w:rPr>
  </w:style>
  <w:style w:type="paragraph" w:customStyle="1" w:styleId="hljs-builtin">
    <w:name w:val="hljs-built_in"/>
    <w:basedOn w:val="ad"/>
    <w:rsid w:val="004B10EC"/>
    <w:pPr>
      <w:spacing w:before="100" w:beforeAutospacing="1" w:after="135" w:line="270" w:lineRule="atLeast"/>
      <w:jc w:val="left"/>
    </w:pPr>
    <w:rPr>
      <w:color w:val="0000FF"/>
      <w:sz w:val="18"/>
      <w:szCs w:val="18"/>
    </w:rPr>
  </w:style>
  <w:style w:type="paragraph" w:customStyle="1" w:styleId="hljs-name">
    <w:name w:val="hljs-name"/>
    <w:basedOn w:val="ad"/>
    <w:rsid w:val="004B10EC"/>
    <w:pPr>
      <w:spacing w:before="100" w:beforeAutospacing="1" w:after="135" w:line="270" w:lineRule="atLeast"/>
      <w:jc w:val="left"/>
    </w:pPr>
    <w:rPr>
      <w:color w:val="0000FF"/>
      <w:sz w:val="18"/>
      <w:szCs w:val="18"/>
    </w:rPr>
  </w:style>
  <w:style w:type="paragraph" w:customStyle="1" w:styleId="hljs-tag">
    <w:name w:val="hljs-tag"/>
    <w:basedOn w:val="ad"/>
    <w:rsid w:val="004B10EC"/>
    <w:pPr>
      <w:spacing w:before="100" w:beforeAutospacing="1" w:after="135" w:line="270" w:lineRule="atLeast"/>
      <w:jc w:val="left"/>
    </w:pPr>
    <w:rPr>
      <w:color w:val="0000FF"/>
      <w:sz w:val="18"/>
      <w:szCs w:val="18"/>
    </w:rPr>
  </w:style>
  <w:style w:type="paragraph" w:customStyle="1" w:styleId="hljs-string">
    <w:name w:val="hljs-string"/>
    <w:basedOn w:val="ad"/>
    <w:rsid w:val="004B10EC"/>
    <w:pPr>
      <w:spacing w:before="100" w:beforeAutospacing="1" w:after="135" w:line="270" w:lineRule="atLeast"/>
      <w:jc w:val="left"/>
    </w:pPr>
    <w:rPr>
      <w:color w:val="A31515"/>
      <w:sz w:val="18"/>
      <w:szCs w:val="18"/>
    </w:rPr>
  </w:style>
  <w:style w:type="paragraph" w:customStyle="1" w:styleId="hljs-title">
    <w:name w:val="hljs-title"/>
    <w:basedOn w:val="ad"/>
    <w:rsid w:val="004B10EC"/>
    <w:pPr>
      <w:spacing w:before="100" w:beforeAutospacing="1" w:after="135" w:line="270" w:lineRule="atLeast"/>
      <w:jc w:val="left"/>
    </w:pPr>
    <w:rPr>
      <w:color w:val="A31515"/>
      <w:sz w:val="18"/>
      <w:szCs w:val="18"/>
    </w:rPr>
  </w:style>
  <w:style w:type="paragraph" w:customStyle="1" w:styleId="hljs-section">
    <w:name w:val="hljs-section"/>
    <w:basedOn w:val="ad"/>
    <w:rsid w:val="004B10EC"/>
    <w:pPr>
      <w:spacing w:before="100" w:beforeAutospacing="1" w:after="135" w:line="270" w:lineRule="atLeast"/>
      <w:jc w:val="left"/>
    </w:pPr>
    <w:rPr>
      <w:color w:val="A31515"/>
      <w:sz w:val="18"/>
      <w:szCs w:val="18"/>
    </w:rPr>
  </w:style>
  <w:style w:type="paragraph" w:customStyle="1" w:styleId="hljs-attribute">
    <w:name w:val="hljs-attribute"/>
    <w:basedOn w:val="ad"/>
    <w:rsid w:val="004B10EC"/>
    <w:pPr>
      <w:spacing w:before="100" w:beforeAutospacing="1" w:after="135" w:line="270" w:lineRule="atLeast"/>
      <w:jc w:val="left"/>
    </w:pPr>
    <w:rPr>
      <w:color w:val="A31515"/>
      <w:sz w:val="18"/>
      <w:szCs w:val="18"/>
    </w:rPr>
  </w:style>
  <w:style w:type="paragraph" w:customStyle="1" w:styleId="hljs-literal">
    <w:name w:val="hljs-literal"/>
    <w:basedOn w:val="ad"/>
    <w:rsid w:val="004B10EC"/>
    <w:pPr>
      <w:spacing w:before="100" w:beforeAutospacing="1" w:after="135" w:line="270" w:lineRule="atLeast"/>
      <w:jc w:val="left"/>
    </w:pPr>
    <w:rPr>
      <w:color w:val="A31515"/>
      <w:sz w:val="18"/>
      <w:szCs w:val="18"/>
    </w:rPr>
  </w:style>
  <w:style w:type="paragraph" w:customStyle="1" w:styleId="hljs-template-tag">
    <w:name w:val="hljs-template-tag"/>
    <w:basedOn w:val="ad"/>
    <w:rsid w:val="004B10EC"/>
    <w:pPr>
      <w:spacing w:before="100" w:beforeAutospacing="1" w:after="135" w:line="270" w:lineRule="atLeast"/>
      <w:jc w:val="left"/>
    </w:pPr>
    <w:rPr>
      <w:color w:val="A31515"/>
      <w:sz w:val="18"/>
      <w:szCs w:val="18"/>
    </w:rPr>
  </w:style>
  <w:style w:type="paragraph" w:customStyle="1" w:styleId="hljs-template-variable">
    <w:name w:val="hljs-template-variable"/>
    <w:basedOn w:val="ad"/>
    <w:rsid w:val="004B10EC"/>
    <w:pPr>
      <w:spacing w:before="100" w:beforeAutospacing="1" w:after="135" w:line="270" w:lineRule="atLeast"/>
      <w:jc w:val="left"/>
    </w:pPr>
    <w:rPr>
      <w:color w:val="A31515"/>
      <w:sz w:val="18"/>
      <w:szCs w:val="18"/>
    </w:rPr>
  </w:style>
  <w:style w:type="paragraph" w:customStyle="1" w:styleId="hljs-type">
    <w:name w:val="hljs-type"/>
    <w:basedOn w:val="ad"/>
    <w:rsid w:val="004B10EC"/>
    <w:pPr>
      <w:spacing w:before="100" w:beforeAutospacing="1" w:after="135" w:line="270" w:lineRule="atLeast"/>
      <w:jc w:val="left"/>
    </w:pPr>
    <w:rPr>
      <w:color w:val="A31515"/>
      <w:sz w:val="18"/>
      <w:szCs w:val="18"/>
    </w:rPr>
  </w:style>
  <w:style w:type="paragraph" w:customStyle="1" w:styleId="hljs-addition">
    <w:name w:val="hljs-addition"/>
    <w:basedOn w:val="ad"/>
    <w:rsid w:val="004B10EC"/>
    <w:pPr>
      <w:spacing w:before="100" w:beforeAutospacing="1" w:after="135" w:line="270" w:lineRule="atLeast"/>
      <w:jc w:val="left"/>
    </w:pPr>
    <w:rPr>
      <w:color w:val="A31515"/>
      <w:sz w:val="18"/>
      <w:szCs w:val="18"/>
    </w:rPr>
  </w:style>
  <w:style w:type="paragraph" w:customStyle="1" w:styleId="hljs-deletion">
    <w:name w:val="hljs-deletion"/>
    <w:basedOn w:val="ad"/>
    <w:rsid w:val="004B10EC"/>
    <w:pPr>
      <w:spacing w:before="100" w:beforeAutospacing="1" w:after="135" w:line="270" w:lineRule="atLeast"/>
      <w:jc w:val="left"/>
    </w:pPr>
    <w:rPr>
      <w:color w:val="2B91AF"/>
      <w:sz w:val="18"/>
      <w:szCs w:val="18"/>
    </w:rPr>
  </w:style>
  <w:style w:type="paragraph" w:customStyle="1" w:styleId="hljs-selector-attr">
    <w:name w:val="hljs-selector-attr"/>
    <w:basedOn w:val="ad"/>
    <w:rsid w:val="004B10EC"/>
    <w:pPr>
      <w:spacing w:before="100" w:beforeAutospacing="1" w:after="135" w:line="270" w:lineRule="atLeast"/>
      <w:jc w:val="left"/>
    </w:pPr>
    <w:rPr>
      <w:color w:val="2B91AF"/>
      <w:sz w:val="18"/>
      <w:szCs w:val="18"/>
    </w:rPr>
  </w:style>
  <w:style w:type="paragraph" w:customStyle="1" w:styleId="hljs-selector-pseudo">
    <w:name w:val="hljs-selector-pseudo"/>
    <w:basedOn w:val="ad"/>
    <w:rsid w:val="004B10EC"/>
    <w:pPr>
      <w:spacing w:before="100" w:beforeAutospacing="1" w:after="135" w:line="270" w:lineRule="atLeast"/>
      <w:jc w:val="left"/>
    </w:pPr>
    <w:rPr>
      <w:color w:val="2B91AF"/>
      <w:sz w:val="18"/>
      <w:szCs w:val="18"/>
    </w:rPr>
  </w:style>
  <w:style w:type="paragraph" w:customStyle="1" w:styleId="hljs-meta">
    <w:name w:val="hljs-meta"/>
    <w:basedOn w:val="ad"/>
    <w:rsid w:val="004B10EC"/>
    <w:pPr>
      <w:spacing w:before="100" w:beforeAutospacing="1" w:after="135" w:line="270" w:lineRule="atLeast"/>
      <w:jc w:val="left"/>
    </w:pPr>
    <w:rPr>
      <w:color w:val="2B91AF"/>
      <w:sz w:val="18"/>
      <w:szCs w:val="18"/>
    </w:rPr>
  </w:style>
  <w:style w:type="paragraph" w:customStyle="1" w:styleId="hljs-doctag">
    <w:name w:val="hljs-doctag"/>
    <w:basedOn w:val="ad"/>
    <w:rsid w:val="004B10EC"/>
    <w:pPr>
      <w:spacing w:before="100" w:beforeAutospacing="1" w:after="135" w:line="270" w:lineRule="atLeast"/>
      <w:jc w:val="left"/>
    </w:pPr>
    <w:rPr>
      <w:color w:val="808080"/>
      <w:sz w:val="18"/>
      <w:szCs w:val="18"/>
    </w:rPr>
  </w:style>
  <w:style w:type="paragraph" w:customStyle="1" w:styleId="hljs-attr">
    <w:name w:val="hljs-attr"/>
    <w:basedOn w:val="ad"/>
    <w:rsid w:val="004B10EC"/>
    <w:pPr>
      <w:spacing w:before="100" w:beforeAutospacing="1" w:after="135" w:line="270" w:lineRule="atLeast"/>
      <w:jc w:val="left"/>
    </w:pPr>
    <w:rPr>
      <w:color w:val="FF0000"/>
      <w:sz w:val="18"/>
      <w:szCs w:val="18"/>
    </w:rPr>
  </w:style>
  <w:style w:type="paragraph" w:customStyle="1" w:styleId="hljs-symbol">
    <w:name w:val="hljs-symbol"/>
    <w:basedOn w:val="ad"/>
    <w:rsid w:val="004B10EC"/>
    <w:pPr>
      <w:spacing w:before="100" w:beforeAutospacing="1" w:after="135" w:line="270" w:lineRule="atLeast"/>
      <w:jc w:val="left"/>
    </w:pPr>
    <w:rPr>
      <w:color w:val="00B0E8"/>
      <w:sz w:val="18"/>
      <w:szCs w:val="18"/>
    </w:rPr>
  </w:style>
  <w:style w:type="paragraph" w:customStyle="1" w:styleId="hljs-bullet">
    <w:name w:val="hljs-bullet"/>
    <w:basedOn w:val="ad"/>
    <w:rsid w:val="004B10EC"/>
    <w:pPr>
      <w:spacing w:before="100" w:beforeAutospacing="1" w:after="135" w:line="270" w:lineRule="atLeast"/>
      <w:jc w:val="left"/>
    </w:pPr>
    <w:rPr>
      <w:color w:val="00B0E8"/>
      <w:sz w:val="18"/>
      <w:szCs w:val="18"/>
    </w:rPr>
  </w:style>
  <w:style w:type="paragraph" w:customStyle="1" w:styleId="hljs-link">
    <w:name w:val="hljs-link"/>
    <w:basedOn w:val="ad"/>
    <w:rsid w:val="004B10EC"/>
    <w:pPr>
      <w:spacing w:before="100" w:beforeAutospacing="1" w:after="135" w:line="270" w:lineRule="atLeast"/>
      <w:jc w:val="left"/>
    </w:pPr>
    <w:rPr>
      <w:color w:val="00B0E8"/>
      <w:sz w:val="18"/>
      <w:szCs w:val="18"/>
    </w:rPr>
  </w:style>
  <w:style w:type="paragraph" w:customStyle="1" w:styleId="hljs-emphasis">
    <w:name w:val="hljs-emphasis"/>
    <w:basedOn w:val="ad"/>
    <w:rsid w:val="004B10EC"/>
    <w:pPr>
      <w:spacing w:before="100" w:beforeAutospacing="1" w:after="135" w:line="270" w:lineRule="atLeast"/>
      <w:jc w:val="left"/>
    </w:pPr>
    <w:rPr>
      <w:i/>
      <w:iCs/>
      <w:sz w:val="18"/>
      <w:szCs w:val="18"/>
    </w:rPr>
  </w:style>
  <w:style w:type="paragraph" w:customStyle="1" w:styleId="hljs-strong">
    <w:name w:val="hljs-strong"/>
    <w:basedOn w:val="ad"/>
    <w:rsid w:val="004B10EC"/>
    <w:pPr>
      <w:spacing w:before="100" w:beforeAutospacing="1" w:after="135" w:line="270" w:lineRule="atLeast"/>
      <w:jc w:val="left"/>
    </w:pPr>
    <w:rPr>
      <w:b/>
      <w:bCs/>
      <w:sz w:val="18"/>
      <w:szCs w:val="18"/>
    </w:rPr>
  </w:style>
  <w:style w:type="paragraph" w:customStyle="1" w:styleId="fbinvisible">
    <w:name w:val="fb_invisible"/>
    <w:basedOn w:val="ad"/>
    <w:rsid w:val="004B10EC"/>
    <w:pPr>
      <w:spacing w:before="100" w:beforeAutospacing="1" w:after="135" w:line="270" w:lineRule="atLeast"/>
      <w:jc w:val="left"/>
    </w:pPr>
    <w:rPr>
      <w:vanish/>
      <w:sz w:val="18"/>
      <w:szCs w:val="18"/>
    </w:rPr>
  </w:style>
  <w:style w:type="paragraph" w:customStyle="1" w:styleId="fbreset">
    <w:name w:val="fb_reset"/>
    <w:basedOn w:val="ad"/>
    <w:rsid w:val="004B10EC"/>
    <w:pPr>
      <w:spacing w:after="0"/>
      <w:jc w:val="left"/>
    </w:pPr>
    <w:rPr>
      <w:rFonts w:ascii="Tahoma" w:hAnsi="Tahoma" w:cs="Tahoma"/>
      <w:color w:val="000000"/>
      <w:sz w:val="17"/>
      <w:szCs w:val="17"/>
    </w:rPr>
  </w:style>
  <w:style w:type="paragraph" w:customStyle="1" w:styleId="fbdialogadvanced">
    <w:name w:val="fb_dialog_advanced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bdialogcontent">
    <w:name w:val="fb_dialog_content"/>
    <w:basedOn w:val="ad"/>
    <w:rsid w:val="004B10EC"/>
    <w:pPr>
      <w:shd w:val="clear" w:color="auto" w:fill="FFFFFF"/>
      <w:spacing w:before="100" w:beforeAutospacing="1" w:after="135" w:line="270" w:lineRule="atLeast"/>
      <w:jc w:val="left"/>
    </w:pPr>
    <w:rPr>
      <w:color w:val="333333"/>
      <w:sz w:val="18"/>
      <w:szCs w:val="18"/>
    </w:rPr>
  </w:style>
  <w:style w:type="paragraph" w:customStyle="1" w:styleId="fbdialogcloseicon">
    <w:name w:val="fb_dialog_close_icon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bdialogpadding">
    <w:name w:val="fb_dialog_padding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bdialogloader">
    <w:name w:val="fb_dialog_loader"/>
    <w:basedOn w:val="ad"/>
    <w:rsid w:val="004B10EC"/>
    <w:pPr>
      <w:pBdr>
        <w:top w:val="single" w:sz="6" w:space="15" w:color="606060"/>
        <w:left w:val="single" w:sz="6" w:space="15" w:color="606060"/>
        <w:bottom w:val="single" w:sz="6" w:space="15" w:color="606060"/>
        <w:right w:val="single" w:sz="6" w:space="15" w:color="606060"/>
      </w:pBdr>
      <w:shd w:val="clear" w:color="auto" w:fill="F6F7F9"/>
      <w:spacing w:before="100" w:beforeAutospacing="1" w:after="135" w:line="270" w:lineRule="atLeast"/>
      <w:jc w:val="left"/>
    </w:pPr>
    <w:rPr>
      <w:sz w:val="36"/>
      <w:szCs w:val="36"/>
    </w:rPr>
  </w:style>
  <w:style w:type="paragraph" w:customStyle="1" w:styleId="fbdialogtopleft">
    <w:name w:val="fb_dialog_top_lef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bdialogtopright">
    <w:name w:val="fb_dialog_top_righ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bdialogbottomleft">
    <w:name w:val="fb_dialog_bottom_lef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bdialogbottomright">
    <w:name w:val="fb_dialog_bottom_righ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bdialogvertleft">
    <w:name w:val="fb_dialog_vert_left"/>
    <w:basedOn w:val="ad"/>
    <w:rsid w:val="004B10EC"/>
    <w:pPr>
      <w:shd w:val="clear" w:color="auto" w:fill="525252"/>
      <w:spacing w:before="100" w:beforeAutospacing="1" w:after="135" w:line="270" w:lineRule="atLeast"/>
      <w:ind w:left="-150"/>
      <w:jc w:val="left"/>
    </w:pPr>
    <w:rPr>
      <w:sz w:val="18"/>
      <w:szCs w:val="18"/>
    </w:rPr>
  </w:style>
  <w:style w:type="paragraph" w:customStyle="1" w:styleId="fbdialogvertright">
    <w:name w:val="fb_dialog_vert_right"/>
    <w:basedOn w:val="ad"/>
    <w:rsid w:val="004B10EC"/>
    <w:pPr>
      <w:shd w:val="clear" w:color="auto" w:fill="525252"/>
      <w:spacing w:before="100" w:beforeAutospacing="1" w:after="135" w:line="270" w:lineRule="atLeast"/>
      <w:ind w:right="-150"/>
      <w:jc w:val="left"/>
    </w:pPr>
    <w:rPr>
      <w:sz w:val="18"/>
      <w:szCs w:val="18"/>
    </w:rPr>
  </w:style>
  <w:style w:type="paragraph" w:customStyle="1" w:styleId="fbdialoghoriztop">
    <w:name w:val="fb_dialog_horiz_top"/>
    <w:basedOn w:val="ad"/>
    <w:rsid w:val="004B10EC"/>
    <w:pPr>
      <w:shd w:val="clear" w:color="auto" w:fill="525252"/>
      <w:spacing w:after="135" w:line="270" w:lineRule="atLeast"/>
      <w:jc w:val="left"/>
    </w:pPr>
    <w:rPr>
      <w:sz w:val="18"/>
      <w:szCs w:val="18"/>
    </w:rPr>
  </w:style>
  <w:style w:type="paragraph" w:customStyle="1" w:styleId="fbdialoghorizbottom">
    <w:name w:val="fb_dialog_horiz_bottom"/>
    <w:basedOn w:val="ad"/>
    <w:rsid w:val="004B10EC"/>
    <w:pPr>
      <w:shd w:val="clear" w:color="auto" w:fill="525252"/>
      <w:spacing w:before="100" w:beforeAutospacing="1" w:after="0" w:line="270" w:lineRule="atLeast"/>
      <w:jc w:val="left"/>
    </w:pPr>
    <w:rPr>
      <w:sz w:val="18"/>
      <w:szCs w:val="18"/>
    </w:rPr>
  </w:style>
  <w:style w:type="paragraph" w:customStyle="1" w:styleId="fbdialogiframe">
    <w:name w:val="fb_dialog_iframe"/>
    <w:basedOn w:val="ad"/>
    <w:rsid w:val="004B10EC"/>
    <w:pPr>
      <w:spacing w:before="100" w:beforeAutospacing="1" w:after="135" w:line="0" w:lineRule="auto"/>
      <w:jc w:val="left"/>
    </w:pPr>
    <w:rPr>
      <w:sz w:val="18"/>
      <w:szCs w:val="18"/>
    </w:rPr>
  </w:style>
  <w:style w:type="paragraph" w:customStyle="1" w:styleId="fbiframewidgetfluid">
    <w:name w:val="fb_iframe_widget_fluid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clearfix">
    <w:name w:val="clearfix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put">
    <w:name w:val="inpu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blue">
    <w:name w:val="blu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green">
    <w:name w:val="green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red">
    <w:name w:val="red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yellow">
    <w:name w:val="yellow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orange">
    <w:name w:val="orang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purple">
    <w:name w:val="purpl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add-on">
    <w:name w:val="add-on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active">
    <w:name w:val="activ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brand">
    <w:name w:val="brand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ill">
    <w:name w:val="fill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divider">
    <w:name w:val="divid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activea">
    <w:name w:val="active&gt;a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arrow">
    <w:name w:val="arrow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ner">
    <w:name w:val="inn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1fd">
    <w:name w:val="Заголовок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content">
    <w:name w:val="conten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accordion-header">
    <w:name w:val="ui-accordion-head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accordion-icons">
    <w:name w:val="ui-accordion-icons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accordion-content">
    <w:name w:val="ui-accordion-conten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button-text">
    <w:name w:val="ui-button-tex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header">
    <w:name w:val="ui-datepicker-head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prev">
    <w:name w:val="ui-datepicker-prev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next">
    <w:name w:val="ui-datepicker-nex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title">
    <w:name w:val="ui-datepicker-titl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buttonpane">
    <w:name w:val="ui-datepicker-buttonpan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group">
    <w:name w:val="ui-datepicker-group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ialog-titlebar">
    <w:name w:val="ui-dialog-titleba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ialog-title">
    <w:name w:val="ui-dialog-titl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ialog-titlebar-close">
    <w:name w:val="ui-dialog-titlebar-clos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ialog-content">
    <w:name w:val="ui-dialog-conten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ialog-buttonpane">
    <w:name w:val="ui-dialog-buttonpan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menu-item">
    <w:name w:val="ui-menu-item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menu-divider">
    <w:name w:val="ui-menu-divid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progressbar-value">
    <w:name w:val="ui-progressbar-valu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progressbar-overlay">
    <w:name w:val="ui-progressbar-overlay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lider-handle">
    <w:name w:val="ui-slider-handl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lider-range">
    <w:name w:val="ui-slider-rang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tabs-nav">
    <w:name w:val="ui-tabs-nav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tabs-panel">
    <w:name w:val="ui-tabs-panel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dialogtitle">
    <w:name w:val="dialog_titl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dialogtitlespan">
    <w:name w:val="dialog_title&gt;span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dialogheader">
    <w:name w:val="dialog_head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touchablebutton">
    <w:name w:val="touchable_button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dialogcontent">
    <w:name w:val="dialog_content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dialogfooter">
    <w:name w:val="dialog_foot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bloader">
    <w:name w:val="fb_load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accordion-header-icon">
    <w:name w:val="ui-accordion-header-icon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electmenu-optgroup">
    <w:name w:val="ui-selectmenu-optgroup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tabs-anchor">
    <w:name w:val="ui-tabs-ancho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headercenter">
    <w:name w:val="header_center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ile-entry">
    <w:name w:val="file-entry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ile-name">
    <w:name w:val="file-name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ile-status">
    <w:name w:val="file-status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character" w:customStyle="1" w:styleId="option">
    <w:name w:val="option"/>
    <w:rsid w:val="004B10EC"/>
    <w:rPr>
      <w:b/>
      <w:bCs/>
    </w:rPr>
  </w:style>
  <w:style w:type="character" w:customStyle="1" w:styleId="ui-icon1">
    <w:name w:val="ui-icon1"/>
    <w:rsid w:val="004B10EC"/>
    <w:rPr>
      <w:vanish w:val="0"/>
      <w:webHidden w:val="0"/>
      <w:specVanish w:val="0"/>
    </w:rPr>
  </w:style>
  <w:style w:type="character" w:customStyle="1" w:styleId="ui-selectmenu-text">
    <w:name w:val="ui-selectmenu-text"/>
    <w:rsid w:val="004B10EC"/>
  </w:style>
  <w:style w:type="paragraph" w:customStyle="1" w:styleId="clearfix1">
    <w:name w:val="clearfix1"/>
    <w:basedOn w:val="ad"/>
    <w:rsid w:val="004B10EC"/>
    <w:pPr>
      <w:spacing w:before="100" w:beforeAutospacing="1" w:after="270" w:line="270" w:lineRule="atLeast"/>
      <w:jc w:val="left"/>
    </w:pPr>
    <w:rPr>
      <w:sz w:val="18"/>
      <w:szCs w:val="18"/>
    </w:rPr>
  </w:style>
  <w:style w:type="paragraph" w:customStyle="1" w:styleId="input1">
    <w:name w:val="input1"/>
    <w:basedOn w:val="ad"/>
    <w:rsid w:val="004B10EC"/>
    <w:pPr>
      <w:spacing w:before="100" w:beforeAutospacing="1" w:after="135" w:line="270" w:lineRule="atLeast"/>
      <w:ind w:left="2250"/>
      <w:jc w:val="left"/>
    </w:pPr>
    <w:rPr>
      <w:sz w:val="18"/>
      <w:szCs w:val="18"/>
    </w:rPr>
  </w:style>
  <w:style w:type="paragraph" w:customStyle="1" w:styleId="add-on1">
    <w:name w:val="add-on1"/>
    <w:basedOn w:val="ad"/>
    <w:rsid w:val="004B10EC"/>
    <w:pPr>
      <w:pBdr>
        <w:top w:val="single" w:sz="6" w:space="3" w:color="CCCCCC"/>
        <w:left w:val="single" w:sz="6" w:space="4" w:color="CCCCCC"/>
        <w:bottom w:val="single" w:sz="6" w:space="3" w:color="CCCCCC"/>
        <w:right w:val="single" w:sz="6" w:space="3" w:color="CCCCCC"/>
      </w:pBdr>
      <w:shd w:val="clear" w:color="auto" w:fill="F5F5F5"/>
      <w:spacing w:before="100" w:beforeAutospacing="1" w:after="135" w:line="270" w:lineRule="atLeast"/>
      <w:ind w:right="-15"/>
      <w:jc w:val="center"/>
    </w:pPr>
    <w:rPr>
      <w:color w:val="BFBFBF"/>
      <w:sz w:val="18"/>
      <w:szCs w:val="18"/>
    </w:rPr>
  </w:style>
  <w:style w:type="paragraph" w:customStyle="1" w:styleId="add-on2">
    <w:name w:val="add-on2"/>
    <w:basedOn w:val="ad"/>
    <w:rsid w:val="004B10EC"/>
    <w:pPr>
      <w:pBdr>
        <w:top w:val="single" w:sz="6" w:space="3" w:color="CCCCCC"/>
        <w:left w:val="single" w:sz="6" w:space="4" w:color="CCCCCC"/>
        <w:bottom w:val="single" w:sz="6" w:space="3" w:color="CCCCCC"/>
        <w:right w:val="single" w:sz="6" w:space="3" w:color="CCCCCC"/>
      </w:pBdr>
      <w:shd w:val="clear" w:color="auto" w:fill="F5F5F5"/>
      <w:spacing w:before="100" w:beforeAutospacing="1" w:after="135" w:line="270" w:lineRule="atLeast"/>
      <w:ind w:left="-15"/>
      <w:jc w:val="center"/>
    </w:pPr>
    <w:rPr>
      <w:color w:val="BFBFBF"/>
      <w:sz w:val="18"/>
      <w:szCs w:val="18"/>
    </w:rPr>
  </w:style>
  <w:style w:type="paragraph" w:customStyle="1" w:styleId="active1">
    <w:name w:val="active1"/>
    <w:basedOn w:val="ad"/>
    <w:rsid w:val="004B10EC"/>
    <w:pPr>
      <w:shd w:val="clear" w:color="auto" w:fill="A9DBA9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active2">
    <w:name w:val="active2"/>
    <w:basedOn w:val="ad"/>
    <w:rsid w:val="004B10EC"/>
    <w:pPr>
      <w:shd w:val="clear" w:color="auto" w:fill="A9DBA9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puts-list1">
    <w:name w:val="inputs-list1"/>
    <w:basedOn w:val="ad"/>
    <w:rsid w:val="004B10EC"/>
    <w:pPr>
      <w:spacing w:after="150" w:line="270" w:lineRule="atLeast"/>
      <w:ind w:left="375"/>
      <w:jc w:val="left"/>
    </w:pPr>
    <w:rPr>
      <w:sz w:val="18"/>
      <w:szCs w:val="18"/>
    </w:rPr>
  </w:style>
  <w:style w:type="paragraph" w:customStyle="1" w:styleId="clearfix2">
    <w:name w:val="clearfix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puts-list2">
    <w:name w:val="inputs-list2"/>
    <w:basedOn w:val="ad"/>
    <w:rsid w:val="004B10EC"/>
    <w:pPr>
      <w:spacing w:after="0" w:line="270" w:lineRule="atLeast"/>
      <w:jc w:val="left"/>
    </w:pPr>
    <w:rPr>
      <w:sz w:val="18"/>
      <w:szCs w:val="18"/>
    </w:rPr>
  </w:style>
  <w:style w:type="paragraph" w:customStyle="1" w:styleId="actions1">
    <w:name w:val="actions1"/>
    <w:basedOn w:val="ad"/>
    <w:rsid w:val="004B10EC"/>
    <w:pPr>
      <w:pBdr>
        <w:top w:val="single" w:sz="6" w:space="13" w:color="DDDDDD"/>
      </w:pBdr>
      <w:shd w:val="clear" w:color="auto" w:fill="F5F5F5"/>
      <w:spacing w:before="270" w:after="270" w:line="270" w:lineRule="atLeast"/>
      <w:ind w:left="-300"/>
      <w:jc w:val="left"/>
    </w:pPr>
    <w:rPr>
      <w:sz w:val="18"/>
      <w:szCs w:val="18"/>
    </w:rPr>
  </w:style>
  <w:style w:type="paragraph" w:customStyle="1" w:styleId="span110">
    <w:name w:val="span110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25">
    <w:name w:val="span25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31">
    <w:name w:val="span3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41">
    <w:name w:val="span4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51">
    <w:name w:val="span5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61">
    <w:name w:val="span6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71">
    <w:name w:val="span7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81">
    <w:name w:val="span8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91">
    <w:name w:val="span9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01">
    <w:name w:val="span10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11">
    <w:name w:val="span11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21">
    <w:name w:val="span12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31">
    <w:name w:val="span13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41">
    <w:name w:val="span14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51">
    <w:name w:val="span15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span161">
    <w:name w:val="span16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blue1">
    <w:name w:val="blue1"/>
    <w:basedOn w:val="ad"/>
    <w:rsid w:val="004B10EC"/>
    <w:pPr>
      <w:spacing w:before="100" w:beforeAutospacing="1" w:after="135" w:line="270" w:lineRule="atLeast"/>
      <w:jc w:val="left"/>
    </w:pPr>
    <w:rPr>
      <w:color w:val="049CDB"/>
      <w:sz w:val="18"/>
      <w:szCs w:val="18"/>
    </w:rPr>
  </w:style>
  <w:style w:type="paragraph" w:customStyle="1" w:styleId="green1">
    <w:name w:val="green1"/>
    <w:basedOn w:val="ad"/>
    <w:rsid w:val="004B10EC"/>
    <w:pPr>
      <w:spacing w:before="100" w:beforeAutospacing="1" w:after="135" w:line="270" w:lineRule="atLeast"/>
      <w:jc w:val="left"/>
    </w:pPr>
    <w:rPr>
      <w:color w:val="46A546"/>
      <w:sz w:val="18"/>
      <w:szCs w:val="18"/>
    </w:rPr>
  </w:style>
  <w:style w:type="paragraph" w:customStyle="1" w:styleId="red1">
    <w:name w:val="red1"/>
    <w:basedOn w:val="ad"/>
    <w:rsid w:val="004B10EC"/>
    <w:pPr>
      <w:spacing w:before="100" w:beforeAutospacing="1" w:after="135" w:line="270" w:lineRule="atLeast"/>
      <w:jc w:val="left"/>
    </w:pPr>
    <w:rPr>
      <w:color w:val="9D261D"/>
      <w:sz w:val="18"/>
      <w:szCs w:val="18"/>
    </w:rPr>
  </w:style>
  <w:style w:type="paragraph" w:customStyle="1" w:styleId="yellow1">
    <w:name w:val="yellow1"/>
    <w:basedOn w:val="ad"/>
    <w:rsid w:val="004B10EC"/>
    <w:pPr>
      <w:spacing w:before="100" w:beforeAutospacing="1" w:after="135" w:line="270" w:lineRule="atLeast"/>
      <w:jc w:val="left"/>
    </w:pPr>
    <w:rPr>
      <w:color w:val="FFC40D"/>
      <w:sz w:val="18"/>
      <w:szCs w:val="18"/>
    </w:rPr>
  </w:style>
  <w:style w:type="paragraph" w:customStyle="1" w:styleId="orange1">
    <w:name w:val="orange1"/>
    <w:basedOn w:val="ad"/>
    <w:rsid w:val="004B10EC"/>
    <w:pPr>
      <w:spacing w:before="100" w:beforeAutospacing="1" w:after="135" w:line="270" w:lineRule="atLeast"/>
      <w:jc w:val="left"/>
    </w:pPr>
    <w:rPr>
      <w:color w:val="F89406"/>
      <w:sz w:val="18"/>
      <w:szCs w:val="18"/>
    </w:rPr>
  </w:style>
  <w:style w:type="paragraph" w:customStyle="1" w:styleId="purple1">
    <w:name w:val="purple1"/>
    <w:basedOn w:val="ad"/>
    <w:rsid w:val="004B10EC"/>
    <w:pPr>
      <w:spacing w:before="100" w:beforeAutospacing="1" w:after="135" w:line="270" w:lineRule="atLeast"/>
      <w:jc w:val="left"/>
    </w:pPr>
    <w:rPr>
      <w:color w:val="7A43B6"/>
      <w:sz w:val="18"/>
      <w:szCs w:val="18"/>
    </w:rPr>
  </w:style>
  <w:style w:type="paragraph" w:customStyle="1" w:styleId="brand1">
    <w:name w:val="brand1"/>
    <w:basedOn w:val="ad"/>
    <w:rsid w:val="004B10EC"/>
    <w:pPr>
      <w:shd w:val="clear" w:color="auto" w:fill="333333"/>
      <w:spacing w:before="75" w:after="0"/>
      <w:ind w:left="-300"/>
      <w:jc w:val="left"/>
    </w:pPr>
    <w:rPr>
      <w:caps/>
      <w:color w:val="FFFFFF"/>
      <w:spacing w:val="45"/>
      <w:sz w:val="23"/>
      <w:szCs w:val="23"/>
    </w:rPr>
  </w:style>
  <w:style w:type="paragraph" w:customStyle="1" w:styleId="activea1">
    <w:name w:val="active&gt;a1"/>
    <w:basedOn w:val="ad"/>
    <w:rsid w:val="004B10EC"/>
    <w:pPr>
      <w:shd w:val="clear" w:color="auto" w:fill="333333"/>
      <w:spacing w:after="0" w:line="600" w:lineRule="atLeast"/>
      <w:jc w:val="left"/>
    </w:pPr>
    <w:rPr>
      <w:color w:val="FFFFFF"/>
      <w:sz w:val="18"/>
      <w:szCs w:val="18"/>
    </w:rPr>
  </w:style>
  <w:style w:type="paragraph" w:customStyle="1" w:styleId="brand2">
    <w:name w:val="brand2"/>
    <w:basedOn w:val="ad"/>
    <w:rsid w:val="004B10EC"/>
    <w:pPr>
      <w:spacing w:before="75" w:after="0"/>
      <w:ind w:left="-300"/>
      <w:jc w:val="left"/>
    </w:pPr>
    <w:rPr>
      <w:caps/>
      <w:color w:val="C5ECFC"/>
      <w:spacing w:val="45"/>
      <w:sz w:val="23"/>
      <w:szCs w:val="23"/>
    </w:rPr>
  </w:style>
  <w:style w:type="paragraph" w:customStyle="1" w:styleId="fill1">
    <w:name w:val="fill1"/>
    <w:basedOn w:val="ad"/>
    <w:rsid w:val="004B10EC"/>
    <w:pPr>
      <w:shd w:val="clear" w:color="auto" w:fill="222222"/>
      <w:spacing w:after="0" w:line="600" w:lineRule="atLeast"/>
      <w:jc w:val="left"/>
    </w:pPr>
    <w:rPr>
      <w:sz w:val="18"/>
      <w:szCs w:val="18"/>
    </w:rPr>
  </w:style>
  <w:style w:type="paragraph" w:customStyle="1" w:styleId="divider1">
    <w:name w:val="divider1"/>
    <w:basedOn w:val="ad"/>
    <w:rsid w:val="004B10EC"/>
    <w:pPr>
      <w:pBdr>
        <w:bottom w:val="single" w:sz="6" w:space="0" w:color="FFFFFF"/>
      </w:pBdr>
      <w:shd w:val="clear" w:color="auto" w:fill="EEEEEE"/>
      <w:spacing w:before="75" w:after="75" w:line="270" w:lineRule="atLeast"/>
      <w:jc w:val="left"/>
    </w:pPr>
    <w:rPr>
      <w:sz w:val="18"/>
      <w:szCs w:val="18"/>
    </w:rPr>
  </w:style>
  <w:style w:type="paragraph" w:customStyle="1" w:styleId="divider2">
    <w:name w:val="divider2"/>
    <w:basedOn w:val="ad"/>
    <w:rsid w:val="004B10EC"/>
    <w:pPr>
      <w:pBdr>
        <w:bottom w:val="single" w:sz="6" w:space="0" w:color="FFFFFF"/>
      </w:pBdr>
      <w:shd w:val="clear" w:color="auto" w:fill="EEEEEE"/>
      <w:spacing w:before="75" w:after="75" w:line="270" w:lineRule="atLeast"/>
      <w:jc w:val="left"/>
    </w:pPr>
    <w:rPr>
      <w:sz w:val="18"/>
      <w:szCs w:val="18"/>
    </w:rPr>
  </w:style>
  <w:style w:type="paragraph" w:customStyle="1" w:styleId="activea2">
    <w:name w:val="active&gt;a2"/>
    <w:basedOn w:val="ad"/>
    <w:rsid w:val="004B10E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135" w:line="270" w:lineRule="atLeast"/>
      <w:jc w:val="left"/>
    </w:pPr>
    <w:rPr>
      <w:color w:val="808080"/>
      <w:sz w:val="18"/>
      <w:szCs w:val="18"/>
    </w:rPr>
  </w:style>
  <w:style w:type="paragraph" w:customStyle="1" w:styleId="activea3">
    <w:name w:val="active&gt;a3"/>
    <w:basedOn w:val="ad"/>
    <w:rsid w:val="004B10E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135" w:line="270" w:lineRule="atLeast"/>
      <w:jc w:val="left"/>
    </w:pPr>
    <w:rPr>
      <w:color w:val="808080"/>
      <w:sz w:val="18"/>
      <w:szCs w:val="18"/>
    </w:rPr>
  </w:style>
  <w:style w:type="paragraph" w:customStyle="1" w:styleId="menu-dropdown1">
    <w:name w:val="menu-dropdown1"/>
    <w:basedOn w:val="ad"/>
    <w:rsid w:val="004B10EC"/>
    <w:pPr>
      <w:pBdr>
        <w:top w:val="single" w:sz="6" w:space="5" w:color="999999"/>
        <w:left w:val="single" w:sz="6" w:space="0" w:color="999999"/>
        <w:bottom w:val="single" w:sz="6" w:space="5" w:color="999999"/>
        <w:right w:val="single" w:sz="6" w:space="0" w:color="999999"/>
      </w:pBdr>
      <w:shd w:val="clear" w:color="auto" w:fill="FFFFFF"/>
      <w:spacing w:before="100" w:beforeAutospacing="1" w:after="135" w:line="270" w:lineRule="atLeast"/>
      <w:jc w:val="left"/>
    </w:pPr>
    <w:rPr>
      <w:vanish/>
      <w:sz w:val="18"/>
      <w:szCs w:val="18"/>
    </w:rPr>
  </w:style>
  <w:style w:type="paragraph" w:customStyle="1" w:styleId="dropdown-menu1">
    <w:name w:val="dropdown-menu1"/>
    <w:basedOn w:val="ad"/>
    <w:rsid w:val="004B10EC"/>
    <w:pPr>
      <w:pBdr>
        <w:top w:val="single" w:sz="6" w:space="5" w:color="999999"/>
        <w:left w:val="single" w:sz="6" w:space="0" w:color="999999"/>
        <w:bottom w:val="single" w:sz="6" w:space="5" w:color="999999"/>
        <w:right w:val="single" w:sz="6" w:space="0" w:color="999999"/>
      </w:pBdr>
      <w:shd w:val="clear" w:color="auto" w:fill="FFFFFF"/>
      <w:spacing w:before="100" w:beforeAutospacing="1" w:after="135" w:line="270" w:lineRule="atLeast"/>
      <w:jc w:val="left"/>
    </w:pPr>
    <w:rPr>
      <w:vanish/>
      <w:sz w:val="18"/>
      <w:szCs w:val="18"/>
    </w:rPr>
  </w:style>
  <w:style w:type="paragraph" w:customStyle="1" w:styleId="divider3">
    <w:name w:val="divider3"/>
    <w:basedOn w:val="ad"/>
    <w:rsid w:val="004B10EC"/>
    <w:pPr>
      <w:spacing w:before="100" w:beforeAutospacing="1" w:after="135" w:line="270" w:lineRule="atLeast"/>
      <w:jc w:val="left"/>
    </w:pPr>
    <w:rPr>
      <w:color w:val="BFBFBF"/>
      <w:sz w:val="18"/>
      <w:szCs w:val="18"/>
    </w:rPr>
  </w:style>
  <w:style w:type="paragraph" w:customStyle="1" w:styleId="close1">
    <w:name w:val="close1"/>
    <w:basedOn w:val="ad"/>
    <w:rsid w:val="004B10EC"/>
    <w:pPr>
      <w:spacing w:before="100" w:beforeAutospacing="1" w:after="135" w:line="270" w:lineRule="atLeast"/>
      <w:jc w:val="left"/>
    </w:pPr>
    <w:rPr>
      <w:rFonts w:ascii="Arial" w:hAnsi="Arial" w:cs="Arial"/>
      <w:b/>
      <w:bCs/>
      <w:color w:val="000000"/>
      <w:sz w:val="30"/>
      <w:szCs w:val="30"/>
    </w:rPr>
  </w:style>
  <w:style w:type="paragraph" w:customStyle="1" w:styleId="close2">
    <w:name w:val="close2"/>
    <w:basedOn w:val="ad"/>
    <w:rsid w:val="004B10EC"/>
    <w:pPr>
      <w:spacing w:before="15" w:after="0" w:line="270" w:lineRule="atLeast"/>
      <w:jc w:val="left"/>
    </w:pPr>
    <w:rPr>
      <w:rFonts w:ascii="Arial" w:hAnsi="Arial" w:cs="Arial"/>
      <w:b/>
      <w:bCs/>
      <w:color w:val="000000"/>
      <w:sz w:val="30"/>
      <w:szCs w:val="30"/>
    </w:rPr>
  </w:style>
  <w:style w:type="paragraph" w:customStyle="1" w:styleId="close3">
    <w:name w:val="close3"/>
    <w:basedOn w:val="ad"/>
    <w:rsid w:val="004B10EC"/>
    <w:pPr>
      <w:spacing w:before="105" w:after="135" w:line="203" w:lineRule="atLeast"/>
      <w:jc w:val="left"/>
    </w:pPr>
    <w:rPr>
      <w:b/>
      <w:bCs/>
      <w:color w:val="000000"/>
      <w:sz w:val="30"/>
      <w:szCs w:val="30"/>
    </w:rPr>
  </w:style>
  <w:style w:type="paragraph" w:customStyle="1" w:styleId="btn1">
    <w:name w:val="btn1"/>
    <w:basedOn w:val="ad"/>
    <w:rsid w:val="004B10EC"/>
    <w:pPr>
      <w:pBdr>
        <w:top w:val="single" w:sz="6" w:space="4" w:color="CCCCCC"/>
        <w:left w:val="single" w:sz="6" w:space="11" w:color="CCCCCC"/>
        <w:bottom w:val="single" w:sz="6" w:space="5" w:color="BBBBBB"/>
        <w:right w:val="single" w:sz="6" w:space="11" w:color="CCCCCC"/>
      </w:pBdr>
      <w:shd w:val="clear" w:color="auto" w:fill="E6E6E6"/>
      <w:spacing w:before="100" w:beforeAutospacing="1" w:after="135"/>
      <w:ind w:left="75"/>
      <w:jc w:val="left"/>
    </w:pPr>
    <w:rPr>
      <w:color w:val="333333"/>
      <w:sz w:val="20"/>
      <w:szCs w:val="20"/>
    </w:rPr>
  </w:style>
  <w:style w:type="paragraph" w:customStyle="1" w:styleId="arrow1">
    <w:name w:val="arrow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inner1">
    <w:name w:val="inner1"/>
    <w:basedOn w:val="ad"/>
    <w:rsid w:val="004B10EC"/>
    <w:pPr>
      <w:shd w:val="clear" w:color="auto" w:fill="000000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title1">
    <w:name w:val="title1"/>
    <w:basedOn w:val="ad"/>
    <w:rsid w:val="004B10EC"/>
    <w:pPr>
      <w:pBdr>
        <w:bottom w:val="single" w:sz="6" w:space="7" w:color="EEEEEE"/>
      </w:pBdr>
      <w:shd w:val="clear" w:color="auto" w:fill="F5F5F5"/>
      <w:spacing w:before="100" w:beforeAutospacing="1" w:after="135"/>
      <w:jc w:val="left"/>
    </w:pPr>
    <w:rPr>
      <w:sz w:val="18"/>
      <w:szCs w:val="18"/>
    </w:rPr>
  </w:style>
  <w:style w:type="paragraph" w:customStyle="1" w:styleId="content1">
    <w:name w:val="content1"/>
    <w:basedOn w:val="ad"/>
    <w:rsid w:val="004B10EC"/>
    <w:pPr>
      <w:shd w:val="clear" w:color="auto" w:fill="FFFFFF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row1">
    <w:name w:val="row1"/>
    <w:basedOn w:val="ad"/>
    <w:rsid w:val="004B10EC"/>
    <w:pPr>
      <w:spacing w:before="100" w:beforeAutospacing="1" w:after="135" w:line="270" w:lineRule="atLeast"/>
      <w:ind w:left="-300"/>
      <w:jc w:val="left"/>
    </w:pPr>
    <w:rPr>
      <w:sz w:val="18"/>
      <w:szCs w:val="18"/>
    </w:rPr>
  </w:style>
  <w:style w:type="paragraph" w:customStyle="1" w:styleId="file-entry1">
    <w:name w:val="file-entry1"/>
    <w:basedOn w:val="ad"/>
    <w:rsid w:val="004B10EC"/>
    <w:pPr>
      <w:pBdr>
        <w:top w:val="single" w:sz="6" w:space="9" w:color="BBBBBB"/>
      </w:pBd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ile-name1">
    <w:name w:val="file-name1"/>
    <w:basedOn w:val="ad"/>
    <w:rsid w:val="004B10EC"/>
    <w:pPr>
      <w:spacing w:before="75" w:after="0" w:line="270" w:lineRule="atLeast"/>
      <w:ind w:left="75"/>
      <w:jc w:val="left"/>
    </w:pPr>
    <w:rPr>
      <w:sz w:val="18"/>
      <w:szCs w:val="18"/>
    </w:rPr>
  </w:style>
  <w:style w:type="paragraph" w:customStyle="1" w:styleId="file-status1">
    <w:name w:val="file-status1"/>
    <w:basedOn w:val="ad"/>
    <w:rsid w:val="004B10EC"/>
    <w:pPr>
      <w:spacing w:before="75" w:after="0" w:line="270" w:lineRule="atLeast"/>
      <w:ind w:left="75"/>
      <w:jc w:val="left"/>
    </w:pPr>
    <w:rPr>
      <w:color w:val="777777"/>
      <w:sz w:val="18"/>
      <w:szCs w:val="18"/>
    </w:rPr>
  </w:style>
  <w:style w:type="paragraph" w:customStyle="1" w:styleId="title2">
    <w:name w:val="title2"/>
    <w:basedOn w:val="ad"/>
    <w:rsid w:val="004B10EC"/>
    <w:pPr>
      <w:spacing w:before="100" w:beforeAutospacing="1" w:after="525" w:line="270" w:lineRule="atLeast"/>
      <w:jc w:val="left"/>
    </w:pPr>
    <w:rPr>
      <w:sz w:val="18"/>
      <w:szCs w:val="18"/>
    </w:rPr>
  </w:style>
  <w:style w:type="paragraph" w:customStyle="1" w:styleId="ui-accordion-header1">
    <w:name w:val="ui-accordion-header1"/>
    <w:basedOn w:val="ad"/>
    <w:rsid w:val="004B10EC"/>
    <w:pPr>
      <w:spacing w:before="30" w:after="0" w:line="270" w:lineRule="atLeast"/>
      <w:jc w:val="left"/>
    </w:pPr>
  </w:style>
  <w:style w:type="paragraph" w:customStyle="1" w:styleId="ui-accordion-icons1">
    <w:name w:val="ui-accordion-icons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accordion-icons2">
    <w:name w:val="ui-accordion-icons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accordion-header-icon1">
    <w:name w:val="ui-accordion-header-icon1"/>
    <w:basedOn w:val="ad"/>
    <w:rsid w:val="004B10EC"/>
    <w:pPr>
      <w:spacing w:after="135" w:line="270" w:lineRule="atLeast"/>
      <w:jc w:val="left"/>
    </w:pPr>
    <w:rPr>
      <w:sz w:val="18"/>
      <w:szCs w:val="18"/>
    </w:rPr>
  </w:style>
  <w:style w:type="paragraph" w:customStyle="1" w:styleId="ui-accordion-content1">
    <w:name w:val="ui-accordion-content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button-text1">
    <w:name w:val="ui-button-text1"/>
    <w:basedOn w:val="ad"/>
    <w:rsid w:val="004B10EC"/>
    <w:pPr>
      <w:spacing w:before="100" w:beforeAutospacing="1" w:after="135"/>
      <w:jc w:val="left"/>
    </w:pPr>
    <w:rPr>
      <w:sz w:val="18"/>
      <w:szCs w:val="18"/>
    </w:rPr>
  </w:style>
  <w:style w:type="paragraph" w:customStyle="1" w:styleId="ui-button-text2">
    <w:name w:val="ui-button-text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button-text3">
    <w:name w:val="ui-button-text3"/>
    <w:basedOn w:val="ad"/>
    <w:rsid w:val="004B10EC"/>
    <w:pPr>
      <w:spacing w:before="100" w:beforeAutospacing="1" w:after="135" w:line="270" w:lineRule="atLeast"/>
      <w:ind w:firstLine="11919"/>
      <w:jc w:val="left"/>
    </w:pPr>
    <w:rPr>
      <w:sz w:val="18"/>
      <w:szCs w:val="18"/>
    </w:rPr>
  </w:style>
  <w:style w:type="paragraph" w:customStyle="1" w:styleId="ui-button-text4">
    <w:name w:val="ui-button-text4"/>
    <w:basedOn w:val="ad"/>
    <w:rsid w:val="004B10EC"/>
    <w:pPr>
      <w:spacing w:before="100" w:beforeAutospacing="1" w:after="135" w:line="270" w:lineRule="atLeast"/>
      <w:ind w:firstLine="11919"/>
      <w:jc w:val="left"/>
    </w:pPr>
    <w:rPr>
      <w:sz w:val="18"/>
      <w:szCs w:val="18"/>
    </w:rPr>
  </w:style>
  <w:style w:type="paragraph" w:customStyle="1" w:styleId="ui-button-text5">
    <w:name w:val="ui-button-text5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button-text6">
    <w:name w:val="ui-button-text6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button-text7">
    <w:name w:val="ui-button-text7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icon2">
    <w:name w:val="ui-icon2"/>
    <w:basedOn w:val="ad"/>
    <w:rsid w:val="004B10EC"/>
    <w:pPr>
      <w:spacing w:after="135" w:line="270" w:lineRule="atLeast"/>
      <w:ind w:left="-120" w:firstLine="7343"/>
      <w:jc w:val="left"/>
    </w:pPr>
    <w:rPr>
      <w:sz w:val="18"/>
      <w:szCs w:val="18"/>
    </w:rPr>
  </w:style>
  <w:style w:type="paragraph" w:customStyle="1" w:styleId="ui-icon3">
    <w:name w:val="ui-icon3"/>
    <w:basedOn w:val="ad"/>
    <w:rsid w:val="004B10EC"/>
    <w:pPr>
      <w:spacing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4">
    <w:name w:val="ui-icon4"/>
    <w:basedOn w:val="ad"/>
    <w:rsid w:val="004B10EC"/>
    <w:pPr>
      <w:spacing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5">
    <w:name w:val="ui-icon5"/>
    <w:basedOn w:val="ad"/>
    <w:rsid w:val="004B10EC"/>
    <w:pPr>
      <w:spacing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6">
    <w:name w:val="ui-icon6"/>
    <w:basedOn w:val="ad"/>
    <w:rsid w:val="004B10EC"/>
    <w:pPr>
      <w:spacing w:after="135" w:line="270" w:lineRule="atLeast"/>
      <w:ind w:firstLine="7343"/>
      <w:jc w:val="left"/>
    </w:pPr>
    <w:rPr>
      <w:sz w:val="18"/>
      <w:szCs w:val="18"/>
    </w:rPr>
  </w:style>
  <w:style w:type="paragraph" w:customStyle="1" w:styleId="ui-button1">
    <w:name w:val="ui-button1"/>
    <w:basedOn w:val="ad"/>
    <w:rsid w:val="004B10EC"/>
    <w:pPr>
      <w:spacing w:before="100" w:beforeAutospacing="1" w:after="135"/>
      <w:ind w:right="-72"/>
      <w:jc w:val="center"/>
      <w:textAlignment w:val="center"/>
    </w:pPr>
    <w:rPr>
      <w:sz w:val="18"/>
      <w:szCs w:val="18"/>
    </w:rPr>
  </w:style>
  <w:style w:type="paragraph" w:customStyle="1" w:styleId="ui-datepicker-header1">
    <w:name w:val="ui-datepicker-header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prev1">
    <w:name w:val="ui-datepicker-prev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next1">
    <w:name w:val="ui-datepicker-next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title1">
    <w:name w:val="ui-datepicker-title1"/>
    <w:basedOn w:val="ad"/>
    <w:rsid w:val="004B10EC"/>
    <w:pPr>
      <w:spacing w:after="0" w:line="432" w:lineRule="atLeast"/>
      <w:ind w:left="552" w:right="552"/>
      <w:jc w:val="center"/>
    </w:pPr>
    <w:rPr>
      <w:sz w:val="18"/>
      <w:szCs w:val="18"/>
    </w:rPr>
  </w:style>
  <w:style w:type="paragraph" w:customStyle="1" w:styleId="ui-datepicker-buttonpane1">
    <w:name w:val="ui-datepicker-buttonpane1"/>
    <w:basedOn w:val="ad"/>
    <w:rsid w:val="004B10EC"/>
    <w:pPr>
      <w:spacing w:before="168" w:after="0" w:line="270" w:lineRule="atLeast"/>
      <w:jc w:val="left"/>
    </w:pPr>
    <w:rPr>
      <w:sz w:val="18"/>
      <w:szCs w:val="18"/>
    </w:rPr>
  </w:style>
  <w:style w:type="paragraph" w:customStyle="1" w:styleId="ui-datepicker-group1">
    <w:name w:val="ui-datepicker-group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group2">
    <w:name w:val="ui-datepicker-group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group3">
    <w:name w:val="ui-datepicker-group3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header2">
    <w:name w:val="ui-datepicker-header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header3">
    <w:name w:val="ui-datepicker-header3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buttonpane2">
    <w:name w:val="ui-datepicker-buttonpane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buttonpane3">
    <w:name w:val="ui-datepicker-buttonpane3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header4">
    <w:name w:val="ui-datepicker-header4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atepicker-header5">
    <w:name w:val="ui-datepicker-header5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ialog-titlebar1">
    <w:name w:val="ui-dialog-titlebar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ialog-title1">
    <w:name w:val="ui-dialog-title1"/>
    <w:basedOn w:val="ad"/>
    <w:rsid w:val="004B10EC"/>
    <w:pPr>
      <w:spacing w:before="24" w:after="24" w:line="270" w:lineRule="atLeast"/>
      <w:jc w:val="left"/>
    </w:pPr>
    <w:rPr>
      <w:sz w:val="18"/>
      <w:szCs w:val="18"/>
    </w:rPr>
  </w:style>
  <w:style w:type="paragraph" w:customStyle="1" w:styleId="ui-dialog-titlebar-close1">
    <w:name w:val="ui-dialog-titlebar-close1"/>
    <w:basedOn w:val="ad"/>
    <w:rsid w:val="004B10EC"/>
    <w:pPr>
      <w:spacing w:after="0" w:line="270" w:lineRule="atLeast"/>
      <w:jc w:val="left"/>
    </w:pPr>
    <w:rPr>
      <w:sz w:val="18"/>
      <w:szCs w:val="18"/>
    </w:rPr>
  </w:style>
  <w:style w:type="paragraph" w:customStyle="1" w:styleId="ui-dialog-content1">
    <w:name w:val="ui-dialog-content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dialog-buttonpane1">
    <w:name w:val="ui-dialog-buttonpane1"/>
    <w:basedOn w:val="ad"/>
    <w:rsid w:val="004B10EC"/>
    <w:pPr>
      <w:spacing w:before="120" w:after="135" w:line="270" w:lineRule="atLeast"/>
      <w:jc w:val="left"/>
    </w:pPr>
    <w:rPr>
      <w:sz w:val="18"/>
      <w:szCs w:val="18"/>
    </w:rPr>
  </w:style>
  <w:style w:type="paragraph" w:customStyle="1" w:styleId="ui-resizable-se1">
    <w:name w:val="ui-resizable-se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menu-item1">
    <w:name w:val="ui-menu-item1"/>
    <w:basedOn w:val="ad"/>
    <w:rsid w:val="004B10EC"/>
    <w:pPr>
      <w:spacing w:after="0" w:line="270" w:lineRule="atLeast"/>
      <w:jc w:val="left"/>
    </w:pPr>
    <w:rPr>
      <w:sz w:val="18"/>
      <w:szCs w:val="18"/>
    </w:rPr>
  </w:style>
  <w:style w:type="paragraph" w:customStyle="1" w:styleId="ui-menu-divider1">
    <w:name w:val="ui-menu-divider1"/>
    <w:basedOn w:val="ad"/>
    <w:rsid w:val="004B10EC"/>
    <w:pPr>
      <w:spacing w:before="75" w:after="75" w:line="0" w:lineRule="auto"/>
      <w:jc w:val="left"/>
    </w:pPr>
    <w:rPr>
      <w:sz w:val="2"/>
      <w:szCs w:val="2"/>
    </w:rPr>
  </w:style>
  <w:style w:type="paragraph" w:customStyle="1" w:styleId="ui-state-focus1">
    <w:name w:val="ui-state-focus1"/>
    <w:basedOn w:val="ad"/>
    <w:rsid w:val="004B10EC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after="0" w:line="270" w:lineRule="atLeast"/>
      <w:ind w:left="-15" w:right="-15"/>
      <w:jc w:val="left"/>
    </w:pPr>
    <w:rPr>
      <w:b/>
      <w:bCs/>
      <w:color w:val="0070A3"/>
      <w:sz w:val="18"/>
      <w:szCs w:val="18"/>
    </w:rPr>
  </w:style>
  <w:style w:type="paragraph" w:customStyle="1" w:styleId="ui-state-active1">
    <w:name w:val="ui-state-active1"/>
    <w:basedOn w:val="ad"/>
    <w:rsid w:val="004B10EC"/>
    <w:pPr>
      <w:pBdr>
        <w:top w:val="single" w:sz="6" w:space="0" w:color="2694E8"/>
        <w:left w:val="single" w:sz="6" w:space="0" w:color="2694E8"/>
        <w:bottom w:val="single" w:sz="6" w:space="0" w:color="2694E8"/>
        <w:right w:val="single" w:sz="6" w:space="0" w:color="2694E8"/>
      </w:pBdr>
      <w:shd w:val="clear" w:color="auto" w:fill="3BAAE3"/>
      <w:spacing w:after="0" w:line="270" w:lineRule="atLeast"/>
      <w:ind w:left="-15" w:right="-15"/>
      <w:jc w:val="left"/>
    </w:pPr>
    <w:rPr>
      <w:b/>
      <w:bCs/>
      <w:color w:val="FFFFFF"/>
      <w:sz w:val="18"/>
      <w:szCs w:val="18"/>
    </w:rPr>
  </w:style>
  <w:style w:type="paragraph" w:customStyle="1" w:styleId="ui-menu-item2">
    <w:name w:val="ui-menu-item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icon7">
    <w:name w:val="ui-icon7"/>
    <w:basedOn w:val="ad"/>
    <w:rsid w:val="004B10EC"/>
    <w:pPr>
      <w:spacing w:before="100" w:beforeAutospacing="1" w:after="100" w:afterAutospacing="1" w:line="270" w:lineRule="atLeast"/>
      <w:ind w:firstLine="7343"/>
      <w:jc w:val="left"/>
    </w:pPr>
    <w:rPr>
      <w:sz w:val="18"/>
      <w:szCs w:val="18"/>
    </w:rPr>
  </w:style>
  <w:style w:type="paragraph" w:customStyle="1" w:styleId="ui-progressbar-value1">
    <w:name w:val="ui-progressbar-value1"/>
    <w:basedOn w:val="ad"/>
    <w:rsid w:val="004B10EC"/>
    <w:pPr>
      <w:spacing w:after="0" w:line="270" w:lineRule="atLeast"/>
      <w:ind w:left="-15" w:right="-15"/>
      <w:jc w:val="left"/>
    </w:pPr>
    <w:rPr>
      <w:sz w:val="18"/>
      <w:szCs w:val="18"/>
    </w:rPr>
  </w:style>
  <w:style w:type="paragraph" w:customStyle="1" w:styleId="ui-progressbar-overlay1">
    <w:name w:val="ui-progressbar-overlay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progressbar-value2">
    <w:name w:val="ui-progressbar-value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resizable-handle1">
    <w:name w:val="ui-resizable-handle1"/>
    <w:basedOn w:val="ad"/>
    <w:rsid w:val="004B10EC"/>
    <w:pPr>
      <w:spacing w:before="100" w:beforeAutospacing="1" w:after="135" w:line="270" w:lineRule="atLeast"/>
      <w:jc w:val="left"/>
    </w:pPr>
    <w:rPr>
      <w:vanish/>
      <w:sz w:val="2"/>
      <w:szCs w:val="2"/>
    </w:rPr>
  </w:style>
  <w:style w:type="paragraph" w:customStyle="1" w:styleId="ui-resizable-handle2">
    <w:name w:val="ui-resizable-handle2"/>
    <w:basedOn w:val="ad"/>
    <w:rsid w:val="004B10EC"/>
    <w:pPr>
      <w:spacing w:before="100" w:beforeAutospacing="1" w:after="135" w:line="270" w:lineRule="atLeast"/>
      <w:jc w:val="left"/>
    </w:pPr>
    <w:rPr>
      <w:vanish/>
      <w:sz w:val="2"/>
      <w:szCs w:val="2"/>
    </w:rPr>
  </w:style>
  <w:style w:type="paragraph" w:customStyle="1" w:styleId="ui-menu1">
    <w:name w:val="ui-menu1"/>
    <w:basedOn w:val="ad"/>
    <w:rsid w:val="004B10EC"/>
    <w:pPr>
      <w:spacing w:after="0" w:line="270" w:lineRule="atLeast"/>
      <w:jc w:val="left"/>
    </w:pPr>
    <w:rPr>
      <w:sz w:val="18"/>
      <w:szCs w:val="18"/>
    </w:rPr>
  </w:style>
  <w:style w:type="paragraph" w:customStyle="1" w:styleId="ui-selectmenu-optgroup1">
    <w:name w:val="ui-selectmenu-optgroup1"/>
    <w:basedOn w:val="ad"/>
    <w:rsid w:val="004B10EC"/>
    <w:pPr>
      <w:spacing w:before="120" w:after="0"/>
      <w:jc w:val="left"/>
    </w:pPr>
    <w:rPr>
      <w:b/>
      <w:bCs/>
    </w:rPr>
  </w:style>
  <w:style w:type="character" w:customStyle="1" w:styleId="ui-icon8">
    <w:name w:val="ui-icon8"/>
    <w:rsid w:val="004B10EC"/>
    <w:rPr>
      <w:vanish w:val="0"/>
      <w:webHidden w:val="0"/>
      <w:specVanish w:val="0"/>
    </w:rPr>
  </w:style>
  <w:style w:type="character" w:customStyle="1" w:styleId="ui-selectmenu-text1">
    <w:name w:val="ui-selectmenu-text1"/>
    <w:rsid w:val="004B10EC"/>
    <w:rPr>
      <w:vanish w:val="0"/>
      <w:webHidden w:val="0"/>
      <w:specVanish w:val="0"/>
    </w:rPr>
  </w:style>
  <w:style w:type="paragraph" w:customStyle="1" w:styleId="ui-slider-handle1">
    <w:name w:val="ui-slider-handle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lider-range1">
    <w:name w:val="ui-slider-range1"/>
    <w:basedOn w:val="ad"/>
    <w:rsid w:val="004B10EC"/>
    <w:pPr>
      <w:spacing w:before="100" w:beforeAutospacing="1" w:after="135" w:line="270" w:lineRule="atLeast"/>
      <w:jc w:val="left"/>
    </w:pPr>
    <w:rPr>
      <w:sz w:val="17"/>
      <w:szCs w:val="17"/>
    </w:rPr>
  </w:style>
  <w:style w:type="paragraph" w:customStyle="1" w:styleId="ui-slider-handle2">
    <w:name w:val="ui-slider-handle2"/>
    <w:basedOn w:val="ad"/>
    <w:rsid w:val="004B10EC"/>
    <w:pPr>
      <w:spacing w:before="100" w:beforeAutospacing="1" w:after="135" w:line="270" w:lineRule="atLeast"/>
      <w:ind w:left="-144"/>
      <w:jc w:val="left"/>
    </w:pPr>
    <w:rPr>
      <w:sz w:val="18"/>
      <w:szCs w:val="18"/>
    </w:rPr>
  </w:style>
  <w:style w:type="paragraph" w:customStyle="1" w:styleId="ui-slider-handle3">
    <w:name w:val="ui-slider-handle3"/>
    <w:basedOn w:val="ad"/>
    <w:rsid w:val="004B10EC"/>
    <w:pPr>
      <w:spacing w:before="100" w:beforeAutospacing="1" w:after="0" w:line="270" w:lineRule="atLeast"/>
      <w:jc w:val="left"/>
    </w:pPr>
    <w:rPr>
      <w:sz w:val="18"/>
      <w:szCs w:val="18"/>
    </w:rPr>
  </w:style>
  <w:style w:type="paragraph" w:customStyle="1" w:styleId="ui-slider-range2">
    <w:name w:val="ui-slider-range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icon9">
    <w:name w:val="ui-icon9"/>
    <w:basedOn w:val="ad"/>
    <w:rsid w:val="004B10EC"/>
    <w:pPr>
      <w:spacing w:after="135" w:line="270" w:lineRule="atLeast"/>
      <w:ind w:firstLine="7343"/>
      <w:jc w:val="left"/>
    </w:pPr>
    <w:rPr>
      <w:sz w:val="18"/>
      <w:szCs w:val="18"/>
    </w:rPr>
  </w:style>
  <w:style w:type="paragraph" w:customStyle="1" w:styleId="ui-tabs-nav1">
    <w:name w:val="ui-tabs-nav1"/>
    <w:basedOn w:val="ad"/>
    <w:rsid w:val="004B10EC"/>
    <w:pPr>
      <w:spacing w:after="0" w:line="270" w:lineRule="atLeast"/>
      <w:jc w:val="left"/>
    </w:pPr>
    <w:rPr>
      <w:sz w:val="18"/>
      <w:szCs w:val="18"/>
    </w:rPr>
  </w:style>
  <w:style w:type="paragraph" w:customStyle="1" w:styleId="ui-tabs-anchor1">
    <w:name w:val="ui-tabs-anchor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tabs-panel1">
    <w:name w:val="ui-tabs-panel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tooltip1">
    <w:name w:val="ui-tooltip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widget1">
    <w:name w:val="ui-widget1"/>
    <w:basedOn w:val="ad"/>
    <w:rsid w:val="004B10EC"/>
    <w:pPr>
      <w:spacing w:before="100" w:beforeAutospacing="1" w:after="135" w:line="270" w:lineRule="atLeast"/>
      <w:jc w:val="left"/>
    </w:pPr>
    <w:rPr>
      <w:rFonts w:ascii="Lucida Sans" w:hAnsi="Lucida Sans"/>
    </w:rPr>
  </w:style>
  <w:style w:type="paragraph" w:customStyle="1" w:styleId="ui-state-default1">
    <w:name w:val="ui-state-default1"/>
    <w:basedOn w:val="ad"/>
    <w:rsid w:val="004B10EC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7EBF9"/>
      <w:spacing w:before="100" w:beforeAutospacing="1" w:after="135" w:line="270" w:lineRule="atLeast"/>
      <w:jc w:val="left"/>
    </w:pPr>
    <w:rPr>
      <w:b/>
      <w:bCs/>
      <w:color w:val="2779AA"/>
      <w:sz w:val="18"/>
      <w:szCs w:val="18"/>
    </w:rPr>
  </w:style>
  <w:style w:type="paragraph" w:customStyle="1" w:styleId="ui-state-default2">
    <w:name w:val="ui-state-default2"/>
    <w:basedOn w:val="ad"/>
    <w:rsid w:val="004B10EC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7EBF9"/>
      <w:spacing w:before="100" w:beforeAutospacing="1" w:after="135" w:line="270" w:lineRule="atLeast"/>
      <w:jc w:val="left"/>
    </w:pPr>
    <w:rPr>
      <w:b/>
      <w:bCs/>
      <w:color w:val="2779AA"/>
      <w:sz w:val="18"/>
      <w:szCs w:val="18"/>
    </w:rPr>
  </w:style>
  <w:style w:type="paragraph" w:customStyle="1" w:styleId="ui-state-hover1">
    <w:name w:val="ui-state-hover1"/>
    <w:basedOn w:val="ad"/>
    <w:rsid w:val="004B10EC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35" w:line="270" w:lineRule="atLeast"/>
      <w:jc w:val="left"/>
    </w:pPr>
    <w:rPr>
      <w:b/>
      <w:bCs/>
      <w:color w:val="0070A3"/>
      <w:sz w:val="18"/>
      <w:szCs w:val="18"/>
    </w:rPr>
  </w:style>
  <w:style w:type="paragraph" w:customStyle="1" w:styleId="ui-state-hover2">
    <w:name w:val="ui-state-hover2"/>
    <w:basedOn w:val="ad"/>
    <w:rsid w:val="004B10EC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35" w:line="270" w:lineRule="atLeast"/>
      <w:jc w:val="left"/>
    </w:pPr>
    <w:rPr>
      <w:b/>
      <w:bCs/>
      <w:color w:val="0070A3"/>
      <w:sz w:val="18"/>
      <w:szCs w:val="18"/>
    </w:rPr>
  </w:style>
  <w:style w:type="paragraph" w:customStyle="1" w:styleId="ui-state-focus2">
    <w:name w:val="ui-state-focus2"/>
    <w:basedOn w:val="ad"/>
    <w:rsid w:val="004B10EC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35" w:line="270" w:lineRule="atLeast"/>
      <w:jc w:val="left"/>
    </w:pPr>
    <w:rPr>
      <w:b/>
      <w:bCs/>
      <w:color w:val="0070A3"/>
      <w:sz w:val="18"/>
      <w:szCs w:val="18"/>
    </w:rPr>
  </w:style>
  <w:style w:type="paragraph" w:customStyle="1" w:styleId="ui-state-focus3">
    <w:name w:val="ui-state-focus3"/>
    <w:basedOn w:val="ad"/>
    <w:rsid w:val="004B10EC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35" w:line="270" w:lineRule="atLeast"/>
      <w:jc w:val="left"/>
    </w:pPr>
    <w:rPr>
      <w:b/>
      <w:bCs/>
      <w:color w:val="0070A3"/>
      <w:sz w:val="18"/>
      <w:szCs w:val="18"/>
    </w:rPr>
  </w:style>
  <w:style w:type="paragraph" w:customStyle="1" w:styleId="ui-state-active2">
    <w:name w:val="ui-state-active2"/>
    <w:basedOn w:val="ad"/>
    <w:rsid w:val="004B10EC"/>
    <w:pPr>
      <w:pBdr>
        <w:top w:val="single" w:sz="6" w:space="0" w:color="2694E8"/>
        <w:left w:val="single" w:sz="6" w:space="0" w:color="2694E8"/>
        <w:bottom w:val="single" w:sz="6" w:space="0" w:color="2694E8"/>
        <w:right w:val="single" w:sz="6" w:space="0" w:color="2694E8"/>
      </w:pBdr>
      <w:shd w:val="clear" w:color="auto" w:fill="3BAAE3"/>
      <w:spacing w:before="100" w:beforeAutospacing="1" w:after="135" w:line="270" w:lineRule="atLeast"/>
      <w:jc w:val="left"/>
    </w:pPr>
    <w:rPr>
      <w:b/>
      <w:bCs/>
      <w:color w:val="FFFFFF"/>
      <w:sz w:val="18"/>
      <w:szCs w:val="18"/>
    </w:rPr>
  </w:style>
  <w:style w:type="paragraph" w:customStyle="1" w:styleId="ui-state-active3">
    <w:name w:val="ui-state-active3"/>
    <w:basedOn w:val="ad"/>
    <w:rsid w:val="004B10EC"/>
    <w:pPr>
      <w:pBdr>
        <w:top w:val="single" w:sz="6" w:space="0" w:color="2694E8"/>
        <w:left w:val="single" w:sz="6" w:space="0" w:color="2694E8"/>
        <w:bottom w:val="single" w:sz="6" w:space="0" w:color="2694E8"/>
        <w:right w:val="single" w:sz="6" w:space="0" w:color="2694E8"/>
      </w:pBdr>
      <w:shd w:val="clear" w:color="auto" w:fill="3BAAE3"/>
      <w:spacing w:before="100" w:beforeAutospacing="1" w:after="135" w:line="270" w:lineRule="atLeast"/>
      <w:jc w:val="left"/>
    </w:pPr>
    <w:rPr>
      <w:b/>
      <w:bCs/>
      <w:color w:val="FFFFFF"/>
      <w:sz w:val="18"/>
      <w:szCs w:val="18"/>
    </w:rPr>
  </w:style>
  <w:style w:type="paragraph" w:customStyle="1" w:styleId="ui-state-highlight1">
    <w:name w:val="ui-state-highlight1"/>
    <w:basedOn w:val="ad"/>
    <w:rsid w:val="004B10EC"/>
    <w:pPr>
      <w:pBdr>
        <w:top w:val="single" w:sz="6" w:space="0" w:color="F9DD34"/>
        <w:left w:val="single" w:sz="6" w:space="0" w:color="F9DD34"/>
        <w:bottom w:val="single" w:sz="6" w:space="0" w:color="F9DD34"/>
        <w:right w:val="single" w:sz="6" w:space="0" w:color="F9DD34"/>
      </w:pBdr>
      <w:spacing w:before="100" w:beforeAutospacing="1" w:after="135" w:line="270" w:lineRule="atLeast"/>
      <w:jc w:val="left"/>
    </w:pPr>
    <w:rPr>
      <w:color w:val="363636"/>
      <w:sz w:val="18"/>
      <w:szCs w:val="18"/>
    </w:rPr>
  </w:style>
  <w:style w:type="paragraph" w:customStyle="1" w:styleId="ui-state-highlight2">
    <w:name w:val="ui-state-highlight2"/>
    <w:basedOn w:val="ad"/>
    <w:rsid w:val="004B10EC"/>
    <w:pPr>
      <w:pBdr>
        <w:top w:val="single" w:sz="6" w:space="0" w:color="F9DD34"/>
        <w:left w:val="single" w:sz="6" w:space="0" w:color="F9DD34"/>
        <w:bottom w:val="single" w:sz="6" w:space="0" w:color="F9DD34"/>
        <w:right w:val="single" w:sz="6" w:space="0" w:color="F9DD34"/>
      </w:pBdr>
      <w:spacing w:before="100" w:beforeAutospacing="1" w:after="135" w:line="270" w:lineRule="atLeast"/>
      <w:jc w:val="left"/>
    </w:pPr>
    <w:rPr>
      <w:color w:val="363636"/>
      <w:sz w:val="18"/>
      <w:szCs w:val="18"/>
    </w:rPr>
  </w:style>
  <w:style w:type="paragraph" w:customStyle="1" w:styleId="ui-state-error1">
    <w:name w:val="ui-state-error1"/>
    <w:basedOn w:val="ad"/>
    <w:rsid w:val="004B10EC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hd w:val="clear" w:color="auto" w:fill="CD0A0A"/>
      <w:spacing w:before="100" w:beforeAutospacing="1" w:after="135" w:line="270" w:lineRule="atLeast"/>
      <w:jc w:val="left"/>
    </w:pPr>
    <w:rPr>
      <w:color w:val="FFFFFF"/>
      <w:sz w:val="18"/>
      <w:szCs w:val="18"/>
    </w:rPr>
  </w:style>
  <w:style w:type="paragraph" w:customStyle="1" w:styleId="ui-state-error2">
    <w:name w:val="ui-state-error2"/>
    <w:basedOn w:val="ad"/>
    <w:rsid w:val="004B10EC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hd w:val="clear" w:color="auto" w:fill="CD0A0A"/>
      <w:spacing w:before="100" w:beforeAutospacing="1" w:after="135" w:line="270" w:lineRule="atLeast"/>
      <w:jc w:val="left"/>
    </w:pPr>
    <w:rPr>
      <w:color w:val="FFFFFF"/>
      <w:sz w:val="18"/>
      <w:szCs w:val="18"/>
    </w:rPr>
  </w:style>
  <w:style w:type="paragraph" w:customStyle="1" w:styleId="ui-state-error-text1">
    <w:name w:val="ui-state-error-text1"/>
    <w:basedOn w:val="ad"/>
    <w:rsid w:val="004B10EC"/>
    <w:pPr>
      <w:spacing w:before="100" w:beforeAutospacing="1" w:after="135" w:line="270" w:lineRule="atLeast"/>
      <w:jc w:val="left"/>
    </w:pPr>
    <w:rPr>
      <w:color w:val="FFFFFF"/>
      <w:sz w:val="18"/>
      <w:szCs w:val="18"/>
    </w:rPr>
  </w:style>
  <w:style w:type="paragraph" w:customStyle="1" w:styleId="ui-state-error-text2">
    <w:name w:val="ui-state-error-text2"/>
    <w:basedOn w:val="ad"/>
    <w:rsid w:val="004B10EC"/>
    <w:pPr>
      <w:spacing w:before="100" w:beforeAutospacing="1" w:after="135" w:line="270" w:lineRule="atLeast"/>
      <w:jc w:val="left"/>
    </w:pPr>
    <w:rPr>
      <w:color w:val="FFFFFF"/>
      <w:sz w:val="18"/>
      <w:szCs w:val="18"/>
    </w:rPr>
  </w:style>
  <w:style w:type="paragraph" w:customStyle="1" w:styleId="ui-priority-primary1">
    <w:name w:val="ui-priority-primary1"/>
    <w:basedOn w:val="ad"/>
    <w:rsid w:val="004B10EC"/>
    <w:pPr>
      <w:spacing w:before="100" w:beforeAutospacing="1" w:after="135" w:line="270" w:lineRule="atLeast"/>
      <w:jc w:val="left"/>
    </w:pPr>
    <w:rPr>
      <w:b/>
      <w:bCs/>
      <w:sz w:val="18"/>
      <w:szCs w:val="18"/>
    </w:rPr>
  </w:style>
  <w:style w:type="paragraph" w:customStyle="1" w:styleId="ui-priority-primary2">
    <w:name w:val="ui-priority-primary2"/>
    <w:basedOn w:val="ad"/>
    <w:rsid w:val="004B10EC"/>
    <w:pPr>
      <w:spacing w:before="100" w:beforeAutospacing="1" w:after="135" w:line="270" w:lineRule="atLeast"/>
      <w:jc w:val="left"/>
    </w:pPr>
    <w:rPr>
      <w:b/>
      <w:bCs/>
      <w:sz w:val="18"/>
      <w:szCs w:val="18"/>
    </w:rPr>
  </w:style>
  <w:style w:type="paragraph" w:customStyle="1" w:styleId="ui-priority-secondary1">
    <w:name w:val="ui-priority-secondary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priority-secondary2">
    <w:name w:val="ui-priority-secondary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tate-disabled1">
    <w:name w:val="ui-state-disabled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state-disabled2">
    <w:name w:val="ui-state-disabled2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ui-icon10">
    <w:name w:val="ui-icon10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11">
    <w:name w:val="ui-icon11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12">
    <w:name w:val="ui-icon12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13">
    <w:name w:val="ui-icon13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14">
    <w:name w:val="ui-icon14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15">
    <w:name w:val="ui-icon15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16">
    <w:name w:val="ui-icon16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17">
    <w:name w:val="ui-icon17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ui-icon18">
    <w:name w:val="ui-icon18"/>
    <w:basedOn w:val="ad"/>
    <w:rsid w:val="004B10EC"/>
    <w:pPr>
      <w:spacing w:before="100" w:beforeAutospacing="1" w:after="135" w:line="270" w:lineRule="atLeast"/>
      <w:ind w:firstLine="7343"/>
      <w:jc w:val="left"/>
    </w:pPr>
    <w:rPr>
      <w:sz w:val="18"/>
      <w:szCs w:val="18"/>
    </w:rPr>
  </w:style>
  <w:style w:type="paragraph" w:customStyle="1" w:styleId="dialogtitle1">
    <w:name w:val="dialog_title1"/>
    <w:basedOn w:val="ad"/>
    <w:rsid w:val="004B10EC"/>
    <w:pPr>
      <w:pBdr>
        <w:top w:val="single" w:sz="6" w:space="0" w:color="365899"/>
        <w:left w:val="single" w:sz="6" w:space="0" w:color="365899"/>
        <w:bottom w:val="single" w:sz="6" w:space="0" w:color="365899"/>
        <w:right w:val="single" w:sz="6" w:space="0" w:color="365899"/>
      </w:pBdr>
      <w:shd w:val="clear" w:color="auto" w:fill="6D84B4"/>
      <w:spacing w:after="0" w:line="270" w:lineRule="atLeast"/>
      <w:jc w:val="left"/>
    </w:pPr>
    <w:rPr>
      <w:b/>
      <w:bCs/>
      <w:color w:val="FFFFFF"/>
      <w:sz w:val="21"/>
      <w:szCs w:val="21"/>
    </w:rPr>
  </w:style>
  <w:style w:type="paragraph" w:customStyle="1" w:styleId="dialogtitlespan1">
    <w:name w:val="dialog_title&gt;span1"/>
    <w:basedOn w:val="ad"/>
    <w:rsid w:val="004B10EC"/>
    <w:pP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dialogheader1">
    <w:name w:val="dialog_header1"/>
    <w:basedOn w:val="ad"/>
    <w:rsid w:val="004B10EC"/>
    <w:pPr>
      <w:pBdr>
        <w:bottom w:val="single" w:sz="6" w:space="0" w:color="1D4088"/>
      </w:pBdr>
      <w:spacing w:before="100" w:beforeAutospacing="1" w:after="135" w:line="270" w:lineRule="atLeast"/>
      <w:jc w:val="left"/>
      <w:textAlignment w:val="center"/>
    </w:pPr>
    <w:rPr>
      <w:rFonts w:ascii="Helvetica" w:hAnsi="Helvetica"/>
      <w:b/>
      <w:bCs/>
      <w:color w:val="FFFFFF"/>
      <w:sz w:val="21"/>
      <w:szCs w:val="21"/>
    </w:rPr>
  </w:style>
  <w:style w:type="paragraph" w:customStyle="1" w:styleId="touchablebutton1">
    <w:name w:val="touchable_button1"/>
    <w:basedOn w:val="ad"/>
    <w:rsid w:val="004B10EC"/>
    <w:pPr>
      <w:pBdr>
        <w:top w:val="single" w:sz="6" w:space="3" w:color="29487D"/>
        <w:left w:val="single" w:sz="6" w:space="9" w:color="29487D"/>
        <w:bottom w:val="single" w:sz="6" w:space="3" w:color="29487D"/>
        <w:right w:val="single" w:sz="6" w:space="9" w:color="29487D"/>
      </w:pBdr>
      <w:spacing w:before="45" w:after="135" w:line="270" w:lineRule="atLeast"/>
      <w:jc w:val="left"/>
    </w:pPr>
    <w:rPr>
      <w:sz w:val="18"/>
      <w:szCs w:val="18"/>
    </w:rPr>
  </w:style>
  <w:style w:type="paragraph" w:customStyle="1" w:styleId="headercenter1">
    <w:name w:val="header_center1"/>
    <w:basedOn w:val="ad"/>
    <w:rsid w:val="004B10EC"/>
    <w:pPr>
      <w:spacing w:before="100" w:beforeAutospacing="1" w:after="135" w:line="270" w:lineRule="atLeast"/>
      <w:jc w:val="center"/>
      <w:textAlignment w:val="center"/>
    </w:pPr>
    <w:rPr>
      <w:b/>
      <w:bCs/>
      <w:color w:val="FFFFFF"/>
    </w:rPr>
  </w:style>
  <w:style w:type="paragraph" w:customStyle="1" w:styleId="dialogcontent1">
    <w:name w:val="dialog_content1"/>
    <w:basedOn w:val="ad"/>
    <w:rsid w:val="004B10EC"/>
    <w:pPr>
      <w:pBdr>
        <w:top w:val="single" w:sz="2" w:space="0" w:color="555555"/>
        <w:left w:val="single" w:sz="6" w:space="0" w:color="555555"/>
        <w:bottom w:val="single" w:sz="2" w:space="0" w:color="555555"/>
        <w:right w:val="single" w:sz="6" w:space="0" w:color="555555"/>
      </w:pBdr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dialogfooter1">
    <w:name w:val="dialog_footer1"/>
    <w:basedOn w:val="ad"/>
    <w:rsid w:val="004B10EC"/>
    <w:pPr>
      <w:pBdr>
        <w:top w:val="single" w:sz="6" w:space="0" w:color="CCCCCC"/>
        <w:left w:val="single" w:sz="6" w:space="0" w:color="555555"/>
        <w:bottom w:val="single" w:sz="6" w:space="0" w:color="555555"/>
        <w:right w:val="single" w:sz="6" w:space="0" w:color="555555"/>
      </w:pBdr>
      <w:shd w:val="clear" w:color="auto" w:fill="F6F7F9"/>
      <w:spacing w:before="100" w:beforeAutospacing="1" w:after="135" w:line="270" w:lineRule="atLeast"/>
      <w:jc w:val="left"/>
    </w:pPr>
    <w:rPr>
      <w:sz w:val="18"/>
      <w:szCs w:val="18"/>
    </w:rPr>
  </w:style>
  <w:style w:type="paragraph" w:customStyle="1" w:styleId="fbloader1">
    <w:name w:val="fb_loader1"/>
    <w:basedOn w:val="ad"/>
    <w:rsid w:val="004B10EC"/>
    <w:pPr>
      <w:spacing w:before="100" w:beforeAutospacing="1" w:after="135" w:line="270" w:lineRule="atLeast"/>
      <w:ind w:left="-240"/>
      <w:jc w:val="left"/>
    </w:pPr>
    <w:rPr>
      <w:sz w:val="18"/>
      <w:szCs w:val="18"/>
    </w:rPr>
  </w:style>
  <w:style w:type="character" w:customStyle="1" w:styleId="WW8Num13z1">
    <w:name w:val="WW8Num13z1"/>
    <w:rsid w:val="004B10EC"/>
    <w:rPr>
      <w:position w:val="0"/>
      <w:sz w:val="24"/>
      <w:vertAlign w:val="baseline"/>
    </w:rPr>
  </w:style>
  <w:style w:type="numbering" w:customStyle="1" w:styleId="1111111">
    <w:name w:val="1111111"/>
    <w:rsid w:val="004B10EC"/>
    <w:pPr>
      <w:numPr>
        <w:numId w:val="16"/>
      </w:numPr>
    </w:pPr>
  </w:style>
  <w:style w:type="paragraph" w:customStyle="1" w:styleId="1fe">
    <w:name w:val="!_1_Список"/>
    <w:basedOn w:val="List1"/>
    <w:link w:val="1ff"/>
    <w:uiPriority w:val="99"/>
    <w:rsid w:val="004B10EC"/>
    <w:pPr>
      <w:tabs>
        <w:tab w:val="clear" w:pos="720"/>
      </w:tabs>
      <w:ind w:left="1240"/>
    </w:pPr>
    <w:rPr>
      <w:sz w:val="24"/>
      <w:szCs w:val="24"/>
    </w:rPr>
  </w:style>
  <w:style w:type="character" w:customStyle="1" w:styleId="WW8Num4z3">
    <w:name w:val="WW8Num4z3"/>
    <w:rsid w:val="004B10EC"/>
    <w:rPr>
      <w:rFonts w:ascii="Symbol" w:hAnsi="Symbol"/>
    </w:rPr>
  </w:style>
  <w:style w:type="paragraph" w:customStyle="1" w:styleId="ab">
    <w:name w:val="нумерованный табличный"/>
    <w:basedOn w:val="ad"/>
    <w:rsid w:val="004B10EC"/>
    <w:pPr>
      <w:numPr>
        <w:numId w:val="35"/>
      </w:numPr>
      <w:tabs>
        <w:tab w:val="clear" w:pos="227"/>
      </w:tabs>
      <w:spacing w:after="0"/>
      <w:ind w:left="675" w:hanging="675"/>
    </w:pPr>
    <w:rPr>
      <w:sz w:val="20"/>
    </w:rPr>
  </w:style>
  <w:style w:type="paragraph" w:customStyle="1" w:styleId="a2">
    <w:name w:val="Отступ с точкой"/>
    <w:basedOn w:val="ad"/>
    <w:rsid w:val="004B10EC"/>
    <w:pPr>
      <w:numPr>
        <w:numId w:val="36"/>
      </w:numPr>
      <w:tabs>
        <w:tab w:val="clear" w:pos="720"/>
      </w:tabs>
      <w:suppressAutoHyphens/>
      <w:overflowPunct w:val="0"/>
      <w:autoSpaceDE w:val="0"/>
      <w:autoSpaceDN w:val="0"/>
      <w:adjustRightInd w:val="0"/>
      <w:spacing w:after="240"/>
      <w:ind w:left="0" w:firstLine="0"/>
      <w:textAlignment w:val="baseline"/>
    </w:pPr>
    <w:rPr>
      <w:sz w:val="28"/>
      <w:szCs w:val="20"/>
    </w:rPr>
  </w:style>
  <w:style w:type="character" w:customStyle="1" w:styleId="WW8Num16z0">
    <w:name w:val="WW8Num16z0"/>
    <w:rsid w:val="004B10EC"/>
    <w:rPr>
      <w:b/>
      <w:position w:val="0"/>
      <w:sz w:val="24"/>
      <w:vertAlign w:val="baseline"/>
    </w:rPr>
  </w:style>
  <w:style w:type="paragraph" w:customStyle="1" w:styleId="SBHeading2">
    <w:name w:val="SB_Heading2"/>
    <w:basedOn w:val="ad"/>
    <w:rsid w:val="004B10EC"/>
    <w:pPr>
      <w:numPr>
        <w:numId w:val="37"/>
      </w:numPr>
      <w:suppressAutoHyphens/>
      <w:spacing w:after="120"/>
      <w:ind w:left="578" w:hanging="578"/>
    </w:pPr>
    <w:rPr>
      <w:b/>
      <w:sz w:val="28"/>
      <w:lang w:eastAsia="zh-CN"/>
    </w:rPr>
  </w:style>
  <w:style w:type="character" w:customStyle="1" w:styleId="WW8Num17z0">
    <w:name w:val="WW8Num17z0"/>
    <w:rsid w:val="004B10EC"/>
    <w:rPr>
      <w:b/>
      <w:position w:val="0"/>
      <w:sz w:val="24"/>
      <w:vertAlign w:val="baseline"/>
    </w:rPr>
  </w:style>
  <w:style w:type="character" w:customStyle="1" w:styleId="WW8Num2z0">
    <w:name w:val="WW8Num2z0"/>
    <w:rsid w:val="004B10EC"/>
    <w:rPr>
      <w:color w:val="000000"/>
    </w:rPr>
  </w:style>
  <w:style w:type="paragraph" w:customStyle="1" w:styleId="afffffffb">
    <w:name w:val="Сф_Абзац"/>
    <w:basedOn w:val="ad"/>
    <w:link w:val="afffffffc"/>
    <w:rsid w:val="004B10EC"/>
    <w:pPr>
      <w:spacing w:after="120" w:line="360" w:lineRule="auto"/>
      <w:ind w:firstLine="851"/>
      <w:contextualSpacing/>
    </w:pPr>
  </w:style>
  <w:style w:type="character" w:customStyle="1" w:styleId="afffffffc">
    <w:name w:val="Сф_Абзац Знак"/>
    <w:link w:val="afffffffb"/>
    <w:rsid w:val="004B10EC"/>
    <w:rPr>
      <w:sz w:val="24"/>
      <w:szCs w:val="24"/>
    </w:rPr>
  </w:style>
  <w:style w:type="paragraph" w:customStyle="1" w:styleId="phNormal">
    <w:name w:val="ph_Normal"/>
    <w:basedOn w:val="ad"/>
    <w:link w:val="phNormal0"/>
    <w:rsid w:val="004B10EC"/>
    <w:pPr>
      <w:spacing w:after="0" w:line="360" w:lineRule="auto"/>
      <w:ind w:firstLine="851"/>
    </w:pPr>
  </w:style>
  <w:style w:type="character" w:customStyle="1" w:styleId="phNormal0">
    <w:name w:val="ph_Normal Знак"/>
    <w:link w:val="phNormal"/>
    <w:locked/>
    <w:rsid w:val="004B10EC"/>
    <w:rPr>
      <w:sz w:val="24"/>
      <w:szCs w:val="24"/>
    </w:rPr>
  </w:style>
  <w:style w:type="character" w:customStyle="1" w:styleId="1ff">
    <w:name w:val="!_1_Список Знак"/>
    <w:link w:val="1fe"/>
    <w:uiPriority w:val="99"/>
    <w:rsid w:val="004B10EC"/>
    <w:rPr>
      <w:sz w:val="24"/>
      <w:szCs w:val="24"/>
    </w:rPr>
  </w:style>
  <w:style w:type="paragraph" w:customStyle="1" w:styleId="afffffffd">
    <w:name w:val="ТЕКСТ ДОК"/>
    <w:basedOn w:val="ad"/>
    <w:link w:val="afffffffe"/>
    <w:rsid w:val="004B10EC"/>
    <w:pPr>
      <w:spacing w:after="0" w:line="360" w:lineRule="auto"/>
      <w:ind w:firstLine="851"/>
    </w:pPr>
  </w:style>
  <w:style w:type="character" w:customStyle="1" w:styleId="afffffffe">
    <w:name w:val="ТЕКСТ ДОК Знак"/>
    <w:link w:val="afffffffd"/>
    <w:rsid w:val="004B10EC"/>
    <w:rPr>
      <w:sz w:val="24"/>
      <w:szCs w:val="24"/>
    </w:rPr>
  </w:style>
  <w:style w:type="paragraph" w:customStyle="1" w:styleId="10">
    <w:name w:val="маркированный список 1"/>
    <w:basedOn w:val="ad"/>
    <w:uiPriority w:val="99"/>
    <w:rsid w:val="004B10EC"/>
    <w:pPr>
      <w:numPr>
        <w:numId w:val="39"/>
      </w:numPr>
      <w:tabs>
        <w:tab w:val="clear" w:pos="1134"/>
        <w:tab w:val="num" w:pos="1418"/>
      </w:tabs>
      <w:spacing w:after="0" w:line="360" w:lineRule="auto"/>
      <w:ind w:left="1276" w:hanging="425"/>
    </w:pPr>
    <w:rPr>
      <w:sz w:val="28"/>
      <w:szCs w:val="28"/>
    </w:rPr>
  </w:style>
  <w:style w:type="paragraph" w:customStyle="1" w:styleId="140">
    <w:name w:val="Заголовок контракта_14"/>
    <w:basedOn w:val="ad"/>
    <w:rsid w:val="004B10EC"/>
    <w:pPr>
      <w:spacing w:before="120" w:after="240"/>
      <w:jc w:val="left"/>
    </w:pPr>
    <w:rPr>
      <w:b/>
      <w:sz w:val="28"/>
    </w:rPr>
  </w:style>
  <w:style w:type="paragraph" w:customStyle="1" w:styleId="s1">
    <w:name w:val="s_1"/>
    <w:basedOn w:val="ad"/>
    <w:rsid w:val="004B10EC"/>
    <w:pPr>
      <w:spacing w:before="100" w:beforeAutospacing="1" w:after="100" w:afterAutospacing="1"/>
      <w:jc w:val="left"/>
    </w:pPr>
  </w:style>
  <w:style w:type="character" w:customStyle="1" w:styleId="3f4">
    <w:name w:val="Основной текст (3)_"/>
    <w:link w:val="3f5"/>
    <w:rsid w:val="004B10EC"/>
    <w:rPr>
      <w:b/>
      <w:bCs/>
      <w:sz w:val="27"/>
      <w:szCs w:val="27"/>
      <w:shd w:val="clear" w:color="auto" w:fill="FFFFFF"/>
    </w:rPr>
  </w:style>
  <w:style w:type="paragraph" w:customStyle="1" w:styleId="3f5">
    <w:name w:val="Основной текст (3)"/>
    <w:basedOn w:val="ad"/>
    <w:link w:val="3f4"/>
    <w:rsid w:val="004B10EC"/>
    <w:pPr>
      <w:widowControl w:val="0"/>
      <w:shd w:val="clear" w:color="auto" w:fill="FFFFFF"/>
      <w:spacing w:after="0" w:line="379" w:lineRule="exact"/>
    </w:pPr>
    <w:rPr>
      <w:b/>
      <w:bCs/>
      <w:sz w:val="27"/>
      <w:szCs w:val="27"/>
    </w:rPr>
  </w:style>
  <w:style w:type="paragraph" w:customStyle="1" w:styleId="affffffff">
    <w:name w:val="*_Текст"/>
    <w:basedOn w:val="ad"/>
    <w:link w:val="affffffff0"/>
    <w:qFormat/>
    <w:rsid w:val="00477320"/>
    <w:pPr>
      <w:spacing w:after="0" w:line="360" w:lineRule="auto"/>
      <w:ind w:firstLine="851"/>
    </w:pPr>
    <w:rPr>
      <w:sz w:val="28"/>
      <w:szCs w:val="28"/>
    </w:rPr>
  </w:style>
  <w:style w:type="paragraph" w:customStyle="1" w:styleId="16">
    <w:name w:val="*_1_Список"/>
    <w:basedOn w:val="ad"/>
    <w:link w:val="1ff0"/>
    <w:qFormat/>
    <w:rsid w:val="00670584"/>
    <w:pPr>
      <w:numPr>
        <w:numId w:val="21"/>
      </w:numPr>
      <w:spacing w:after="0" w:line="360" w:lineRule="auto"/>
    </w:pPr>
    <w:rPr>
      <w:rFonts w:eastAsia="Calibri"/>
      <w:sz w:val="28"/>
      <w:szCs w:val="28"/>
      <w:lang w:eastAsia="en-US"/>
    </w:rPr>
  </w:style>
  <w:style w:type="character" w:customStyle="1" w:styleId="affffffff0">
    <w:name w:val="*_Текст Знак"/>
    <w:basedOn w:val="ae"/>
    <w:link w:val="affffffff"/>
    <w:rsid w:val="00477320"/>
    <w:rPr>
      <w:sz w:val="28"/>
      <w:szCs w:val="28"/>
    </w:rPr>
  </w:style>
  <w:style w:type="paragraph" w:customStyle="1" w:styleId="25">
    <w:name w:val="*_2_Список"/>
    <w:basedOn w:val="ad"/>
    <w:link w:val="2fa"/>
    <w:qFormat/>
    <w:rsid w:val="002E1643"/>
    <w:pPr>
      <w:numPr>
        <w:ilvl w:val="1"/>
        <w:numId w:val="33"/>
      </w:numPr>
      <w:spacing w:after="0" w:line="360" w:lineRule="auto"/>
    </w:pPr>
    <w:rPr>
      <w:rFonts w:eastAsia="Calibri"/>
      <w:color w:val="000000"/>
      <w:sz w:val="28"/>
      <w:szCs w:val="28"/>
      <w:lang w:eastAsia="en-US"/>
    </w:rPr>
  </w:style>
  <w:style w:type="character" w:customStyle="1" w:styleId="1ff0">
    <w:name w:val="*_1_Список Знак"/>
    <w:basedOn w:val="ae"/>
    <w:link w:val="16"/>
    <w:rsid w:val="00670584"/>
    <w:rPr>
      <w:rFonts w:eastAsia="Calibri"/>
      <w:sz w:val="28"/>
      <w:szCs w:val="28"/>
      <w:lang w:eastAsia="en-US"/>
    </w:rPr>
  </w:style>
  <w:style w:type="paragraph" w:customStyle="1" w:styleId="32">
    <w:name w:val="*_3_Список"/>
    <w:basedOn w:val="ad"/>
    <w:link w:val="3f6"/>
    <w:qFormat/>
    <w:rsid w:val="00E960DD"/>
    <w:pPr>
      <w:numPr>
        <w:ilvl w:val="3"/>
        <w:numId w:val="34"/>
      </w:numPr>
      <w:spacing w:after="0" w:line="360" w:lineRule="auto"/>
    </w:pPr>
    <w:rPr>
      <w:rFonts w:eastAsia="Calibri"/>
      <w:sz w:val="28"/>
      <w:szCs w:val="28"/>
      <w:lang w:eastAsia="en-US"/>
    </w:rPr>
  </w:style>
  <w:style w:type="character" w:customStyle="1" w:styleId="2fa">
    <w:name w:val="*_2_Список Знак"/>
    <w:basedOn w:val="ae"/>
    <w:link w:val="25"/>
    <w:rsid w:val="002E1643"/>
    <w:rPr>
      <w:rFonts w:eastAsia="Calibri"/>
      <w:color w:val="000000"/>
      <w:sz w:val="28"/>
      <w:szCs w:val="28"/>
      <w:lang w:eastAsia="en-US"/>
    </w:rPr>
  </w:style>
  <w:style w:type="paragraph" w:customStyle="1" w:styleId="affffffff1">
    <w:name w:val="*_Н_Рисунки"/>
    <w:basedOn w:val="ad"/>
    <w:link w:val="affffffff2"/>
    <w:qFormat/>
    <w:rsid w:val="002E1643"/>
    <w:pPr>
      <w:spacing w:line="360" w:lineRule="auto"/>
      <w:jc w:val="center"/>
    </w:pPr>
    <w:rPr>
      <w:iCs/>
      <w:sz w:val="28"/>
      <w:szCs w:val="28"/>
    </w:rPr>
  </w:style>
  <w:style w:type="character" w:customStyle="1" w:styleId="3f6">
    <w:name w:val="*_3_Список Знак"/>
    <w:basedOn w:val="ae"/>
    <w:link w:val="32"/>
    <w:rsid w:val="00E960DD"/>
    <w:rPr>
      <w:rFonts w:eastAsia="Calibri"/>
      <w:sz w:val="28"/>
      <w:szCs w:val="28"/>
      <w:lang w:eastAsia="en-US"/>
    </w:rPr>
  </w:style>
  <w:style w:type="paragraph" w:customStyle="1" w:styleId="a3">
    <w:name w:val="*_Нумерованный"/>
    <w:basedOn w:val="ad"/>
    <w:link w:val="affffffff3"/>
    <w:qFormat/>
    <w:rsid w:val="00A6779F"/>
    <w:pPr>
      <w:numPr>
        <w:numId w:val="40"/>
      </w:numPr>
      <w:spacing w:after="0" w:line="360" w:lineRule="auto"/>
    </w:pPr>
    <w:rPr>
      <w:sz w:val="28"/>
      <w:szCs w:val="28"/>
      <w:shd w:val="clear" w:color="auto" w:fill="FFFFFF"/>
    </w:rPr>
  </w:style>
  <w:style w:type="character" w:customStyle="1" w:styleId="affffffff2">
    <w:name w:val="*_Н_Рисунки Знак"/>
    <w:basedOn w:val="ae"/>
    <w:link w:val="affffffff1"/>
    <w:rsid w:val="002E1643"/>
    <w:rPr>
      <w:iCs/>
      <w:sz w:val="28"/>
      <w:szCs w:val="28"/>
    </w:rPr>
  </w:style>
  <w:style w:type="paragraph" w:customStyle="1" w:styleId="affffffff4">
    <w:name w:val="*_Н_Таблицы"/>
    <w:basedOn w:val="ad"/>
    <w:link w:val="affffffff5"/>
    <w:qFormat/>
    <w:rsid w:val="00B418FC"/>
    <w:pPr>
      <w:keepNext/>
      <w:spacing w:before="60" w:after="0" w:line="360" w:lineRule="auto"/>
    </w:pPr>
    <w:rPr>
      <w:bCs/>
      <w:sz w:val="28"/>
      <w:szCs w:val="28"/>
    </w:rPr>
  </w:style>
  <w:style w:type="character" w:customStyle="1" w:styleId="affffffff3">
    <w:name w:val="*_Нумерованный Знак"/>
    <w:basedOn w:val="ae"/>
    <w:link w:val="a3"/>
    <w:rsid w:val="00A6779F"/>
    <w:rPr>
      <w:sz w:val="28"/>
      <w:szCs w:val="28"/>
    </w:rPr>
  </w:style>
  <w:style w:type="paragraph" w:customStyle="1" w:styleId="affffffff6">
    <w:name w:val="*_З_Таблицы"/>
    <w:basedOn w:val="ad"/>
    <w:link w:val="affffffff7"/>
    <w:rsid w:val="00B418FC"/>
    <w:pPr>
      <w:keepNext/>
      <w:tabs>
        <w:tab w:val="left" w:pos="22"/>
      </w:tabs>
      <w:spacing w:after="0" w:line="360" w:lineRule="auto"/>
      <w:ind w:left="23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affffffff5">
    <w:name w:val="*_Н_Таблицы Знак"/>
    <w:basedOn w:val="ae"/>
    <w:link w:val="affffffff4"/>
    <w:rsid w:val="00B418FC"/>
    <w:rPr>
      <w:bCs/>
      <w:sz w:val="28"/>
      <w:szCs w:val="28"/>
    </w:rPr>
  </w:style>
  <w:style w:type="paragraph" w:customStyle="1" w:styleId="affffffff8">
    <w:name w:val="*_Т_Таблицы"/>
    <w:basedOn w:val="ad"/>
    <w:link w:val="affffffff9"/>
    <w:qFormat/>
    <w:rsid w:val="00B418FC"/>
    <w:pPr>
      <w:tabs>
        <w:tab w:val="left" w:pos="22"/>
      </w:tabs>
      <w:spacing w:after="0" w:line="360" w:lineRule="auto"/>
      <w:ind w:left="23"/>
    </w:pPr>
    <w:rPr>
      <w:rFonts w:eastAsia="Calibri"/>
      <w:sz w:val="28"/>
      <w:szCs w:val="28"/>
      <w:lang w:eastAsia="en-US"/>
    </w:rPr>
  </w:style>
  <w:style w:type="character" w:customStyle="1" w:styleId="affffffff7">
    <w:name w:val="*_З_Таблицы Знак"/>
    <w:basedOn w:val="ae"/>
    <w:link w:val="affffffff6"/>
    <w:rsid w:val="00B418FC"/>
    <w:rPr>
      <w:rFonts w:eastAsia="Calibri"/>
      <w:b/>
      <w:sz w:val="28"/>
      <w:szCs w:val="28"/>
      <w:lang w:eastAsia="en-US"/>
    </w:rPr>
  </w:style>
  <w:style w:type="character" w:customStyle="1" w:styleId="affffffff9">
    <w:name w:val="*_Т_Таблицы Знак"/>
    <w:basedOn w:val="ae"/>
    <w:link w:val="affffffff8"/>
    <w:rsid w:val="00B418FC"/>
    <w:rPr>
      <w:rFonts w:eastAsia="Calibri"/>
      <w:sz w:val="28"/>
      <w:szCs w:val="28"/>
      <w:lang w:eastAsia="en-US"/>
    </w:rPr>
  </w:style>
  <w:style w:type="paragraph" w:customStyle="1" w:styleId="affffffffa">
    <w:name w:val="*_Подзаголовок"/>
    <w:basedOn w:val="ad"/>
    <w:link w:val="affffffffb"/>
    <w:qFormat/>
    <w:rsid w:val="005577BA"/>
    <w:pPr>
      <w:keepNext/>
      <w:pageBreakBefore/>
      <w:spacing w:line="360" w:lineRule="auto"/>
      <w:jc w:val="center"/>
    </w:pPr>
    <w:rPr>
      <w:rFonts w:eastAsia="Calibri"/>
      <w:b/>
      <w:sz w:val="28"/>
      <w:szCs w:val="28"/>
    </w:rPr>
  </w:style>
  <w:style w:type="paragraph" w:customStyle="1" w:styleId="affffffffc">
    <w:name w:val="*_Рисунок"/>
    <w:basedOn w:val="ad"/>
    <w:link w:val="affffffffd"/>
    <w:qFormat/>
    <w:rsid w:val="00447802"/>
    <w:pPr>
      <w:keepNext/>
      <w:spacing w:after="0" w:line="360" w:lineRule="auto"/>
      <w:jc w:val="center"/>
    </w:pPr>
    <w:rPr>
      <w:noProof/>
      <w:sz w:val="28"/>
      <w:szCs w:val="28"/>
    </w:rPr>
  </w:style>
  <w:style w:type="character" w:customStyle="1" w:styleId="affffffffb">
    <w:name w:val="*_Подзаголовок Знак"/>
    <w:basedOn w:val="ae"/>
    <w:link w:val="affffffffa"/>
    <w:rsid w:val="005577BA"/>
    <w:rPr>
      <w:rFonts w:eastAsia="Calibri"/>
      <w:b/>
      <w:sz w:val="28"/>
      <w:szCs w:val="28"/>
    </w:rPr>
  </w:style>
  <w:style w:type="paragraph" w:customStyle="1" w:styleId="affffffffe">
    <w:name w:val="*_Н_Приложения"/>
    <w:basedOn w:val="affffffffa"/>
    <w:link w:val="afffffffff"/>
    <w:qFormat/>
    <w:rsid w:val="00A90027"/>
    <w:pPr>
      <w:pageBreakBefore w:val="0"/>
    </w:pPr>
  </w:style>
  <w:style w:type="character" w:customStyle="1" w:styleId="affffffffd">
    <w:name w:val="*_Рисунок Знак"/>
    <w:basedOn w:val="ae"/>
    <w:link w:val="affffffffc"/>
    <w:rsid w:val="00447802"/>
    <w:rPr>
      <w:noProof/>
      <w:sz w:val="28"/>
      <w:szCs w:val="28"/>
    </w:rPr>
  </w:style>
  <w:style w:type="paragraph" w:customStyle="1" w:styleId="a0">
    <w:name w:val="!!список"/>
    <w:basedOn w:val="ad"/>
    <w:rsid w:val="00425E7D"/>
    <w:pPr>
      <w:numPr>
        <w:numId w:val="41"/>
      </w:numPr>
      <w:suppressAutoHyphens/>
      <w:spacing w:after="0" w:line="360" w:lineRule="auto"/>
      <w:ind w:left="1571"/>
    </w:pPr>
    <w:rPr>
      <w:sz w:val="28"/>
      <w:szCs w:val="28"/>
    </w:rPr>
  </w:style>
  <w:style w:type="character" w:customStyle="1" w:styleId="afffffffff">
    <w:name w:val="*_Н_Приложения Знак"/>
    <w:basedOn w:val="affffffffb"/>
    <w:link w:val="affffffffe"/>
    <w:rsid w:val="00A90027"/>
    <w:rPr>
      <w:rFonts w:eastAsia="Calibri"/>
      <w:b/>
      <w:sz w:val="28"/>
      <w:szCs w:val="28"/>
    </w:rPr>
  </w:style>
  <w:style w:type="paragraph" w:customStyle="1" w:styleId="PlainText4">
    <w:name w:val="!!!!!_Plain Text"/>
    <w:basedOn w:val="ad"/>
    <w:link w:val="PlainText5"/>
    <w:uiPriority w:val="99"/>
    <w:rsid w:val="008E58E4"/>
    <w:pPr>
      <w:spacing w:after="0" w:line="360" w:lineRule="auto"/>
      <w:ind w:firstLine="851"/>
    </w:pPr>
    <w:rPr>
      <w:sz w:val="28"/>
      <w:szCs w:val="28"/>
    </w:rPr>
  </w:style>
  <w:style w:type="character" w:customStyle="1" w:styleId="PlainText5">
    <w:name w:val="!!!!!_Plain Text Знак"/>
    <w:basedOn w:val="ae"/>
    <w:link w:val="PlainText4"/>
    <w:uiPriority w:val="99"/>
    <w:locked/>
    <w:rsid w:val="008E58E4"/>
    <w:rPr>
      <w:sz w:val="28"/>
      <w:szCs w:val="28"/>
    </w:rPr>
  </w:style>
  <w:style w:type="paragraph" w:customStyle="1" w:styleId="afffffffff0">
    <w:name w:val="!_Рисунок"/>
    <w:basedOn w:val="ad"/>
    <w:link w:val="afffffffff1"/>
    <w:qFormat/>
    <w:rsid w:val="008E58E4"/>
    <w:pPr>
      <w:keepNext/>
      <w:spacing w:after="0" w:line="360" w:lineRule="auto"/>
      <w:jc w:val="center"/>
    </w:pPr>
    <w:rPr>
      <w:noProof/>
      <w:color w:val="000000"/>
      <w:sz w:val="28"/>
      <w:szCs w:val="28"/>
    </w:rPr>
  </w:style>
  <w:style w:type="character" w:customStyle="1" w:styleId="afffffffff1">
    <w:name w:val="!_Рисунок Знак"/>
    <w:basedOn w:val="ae"/>
    <w:link w:val="afffffffff0"/>
    <w:rsid w:val="008E58E4"/>
    <w:rPr>
      <w:noProof/>
      <w:color w:val="000000"/>
      <w:sz w:val="28"/>
      <w:szCs w:val="28"/>
    </w:rPr>
  </w:style>
  <w:style w:type="character" w:styleId="afffffffff2">
    <w:name w:val="Intense Emphasis"/>
    <w:basedOn w:val="ae"/>
    <w:uiPriority w:val="21"/>
    <w:rsid w:val="008E58E4"/>
    <w:rPr>
      <w:i/>
      <w:iCs/>
      <w:color w:val="5B9BD5" w:themeColor="accent1"/>
    </w:rPr>
  </w:style>
  <w:style w:type="paragraph" w:customStyle="1" w:styleId="1ff1">
    <w:name w:val="!_1 ур. списка"/>
    <w:basedOn w:val="afffff"/>
    <w:link w:val="1ff2"/>
    <w:rsid w:val="008E58E4"/>
    <w:pPr>
      <w:tabs>
        <w:tab w:val="num" w:pos="643"/>
      </w:tabs>
      <w:spacing w:after="0" w:line="360" w:lineRule="auto"/>
      <w:ind w:left="643" w:hanging="360"/>
      <w:contextualSpacing w:val="0"/>
      <w:jc w:val="both"/>
    </w:pPr>
    <w:rPr>
      <w:rFonts w:ascii="Times New Roman" w:hAnsi="Times New Roman"/>
      <w:sz w:val="28"/>
      <w:szCs w:val="20"/>
    </w:rPr>
  </w:style>
  <w:style w:type="paragraph" w:customStyle="1" w:styleId="2fb">
    <w:name w:val="!_2 ур. сп."/>
    <w:basedOn w:val="afffff"/>
    <w:link w:val="2fc"/>
    <w:qFormat/>
    <w:rsid w:val="008E58E4"/>
    <w:pPr>
      <w:spacing w:after="0" w:line="360" w:lineRule="auto"/>
      <w:ind w:left="2160" w:hanging="360"/>
      <w:contextualSpacing w:val="0"/>
      <w:jc w:val="both"/>
    </w:pPr>
    <w:rPr>
      <w:rFonts w:ascii="Times New Roman" w:hAnsi="Times New Roman"/>
      <w:sz w:val="28"/>
      <w:szCs w:val="24"/>
    </w:rPr>
  </w:style>
  <w:style w:type="character" w:customStyle="1" w:styleId="1ff2">
    <w:name w:val="!_1 ур. списка Знак"/>
    <w:basedOn w:val="ae"/>
    <w:link w:val="1ff1"/>
    <w:rsid w:val="008E58E4"/>
    <w:rPr>
      <w:sz w:val="28"/>
    </w:rPr>
  </w:style>
  <w:style w:type="paragraph" w:customStyle="1" w:styleId="afffffffff3">
    <w:name w:val="!_Подпись рисунка"/>
    <w:basedOn w:val="ad"/>
    <w:link w:val="afffffffff4"/>
    <w:rsid w:val="008E58E4"/>
    <w:pPr>
      <w:spacing w:after="0" w:line="360" w:lineRule="auto"/>
      <w:jc w:val="center"/>
    </w:pPr>
    <w:rPr>
      <w:sz w:val="28"/>
    </w:rPr>
  </w:style>
  <w:style w:type="character" w:customStyle="1" w:styleId="2fc">
    <w:name w:val="!_2 ур. сп. Знак"/>
    <w:basedOn w:val="ae"/>
    <w:link w:val="2fb"/>
    <w:rsid w:val="008E58E4"/>
    <w:rPr>
      <w:sz w:val="28"/>
      <w:szCs w:val="24"/>
    </w:rPr>
  </w:style>
  <w:style w:type="paragraph" w:customStyle="1" w:styleId="H2">
    <w:name w:val="!_H2"/>
    <w:basedOn w:val="ad"/>
    <w:rsid w:val="008E58E4"/>
    <w:pPr>
      <w:keepNext/>
      <w:spacing w:before="120" w:after="120" w:line="360" w:lineRule="auto"/>
      <w:ind w:firstLine="851"/>
      <w:outlineLvl w:val="1"/>
    </w:pPr>
    <w:rPr>
      <w:b/>
      <w:sz w:val="28"/>
      <w:szCs w:val="28"/>
    </w:rPr>
  </w:style>
  <w:style w:type="character" w:customStyle="1" w:styleId="afffffffff4">
    <w:name w:val="!_Подпись рисунка Знак"/>
    <w:basedOn w:val="ae"/>
    <w:link w:val="afffffffff3"/>
    <w:rsid w:val="008E58E4"/>
    <w:rPr>
      <w:sz w:val="28"/>
      <w:szCs w:val="24"/>
    </w:rPr>
  </w:style>
  <w:style w:type="paragraph" w:customStyle="1" w:styleId="H3">
    <w:name w:val="!_H3"/>
    <w:basedOn w:val="ad"/>
    <w:link w:val="H30"/>
    <w:rsid w:val="008E58E4"/>
    <w:pPr>
      <w:keepNext/>
      <w:tabs>
        <w:tab w:val="left" w:pos="1701"/>
      </w:tabs>
      <w:spacing w:before="120" w:after="120" w:line="360" w:lineRule="auto"/>
      <w:ind w:firstLine="851"/>
      <w:outlineLvl w:val="2"/>
    </w:pPr>
    <w:rPr>
      <w:b/>
      <w:sz w:val="28"/>
      <w:szCs w:val="28"/>
    </w:rPr>
  </w:style>
  <w:style w:type="paragraph" w:customStyle="1" w:styleId="H4">
    <w:name w:val="!_H4"/>
    <w:basedOn w:val="ad"/>
    <w:link w:val="H40"/>
    <w:rsid w:val="008E58E4"/>
    <w:pPr>
      <w:keepNext/>
      <w:tabs>
        <w:tab w:val="left" w:pos="1985"/>
      </w:tabs>
      <w:spacing w:before="120" w:after="120" w:line="360" w:lineRule="auto"/>
      <w:ind w:firstLine="851"/>
      <w:outlineLvl w:val="3"/>
    </w:pPr>
    <w:rPr>
      <w:b/>
      <w:sz w:val="28"/>
      <w:szCs w:val="28"/>
    </w:rPr>
  </w:style>
  <w:style w:type="character" w:customStyle="1" w:styleId="H30">
    <w:name w:val="!_H3 Знак"/>
    <w:basedOn w:val="ae"/>
    <w:link w:val="H3"/>
    <w:rsid w:val="008E58E4"/>
    <w:rPr>
      <w:b/>
      <w:sz w:val="28"/>
      <w:szCs w:val="28"/>
    </w:rPr>
  </w:style>
  <w:style w:type="paragraph" w:customStyle="1" w:styleId="H5">
    <w:name w:val="!_H5"/>
    <w:basedOn w:val="ad"/>
    <w:link w:val="H50"/>
    <w:rsid w:val="008E58E4"/>
    <w:pPr>
      <w:keepNext/>
      <w:tabs>
        <w:tab w:val="num" w:pos="0"/>
      </w:tabs>
      <w:spacing w:before="120" w:after="120" w:line="360" w:lineRule="auto"/>
      <w:ind w:left="2232" w:hanging="792"/>
      <w:outlineLvl w:val="4"/>
    </w:pPr>
    <w:rPr>
      <w:b/>
      <w:sz w:val="28"/>
      <w:szCs w:val="28"/>
    </w:rPr>
  </w:style>
  <w:style w:type="character" w:customStyle="1" w:styleId="H40">
    <w:name w:val="!_H4 Знак"/>
    <w:basedOn w:val="ae"/>
    <w:link w:val="H4"/>
    <w:rsid w:val="008E58E4"/>
    <w:rPr>
      <w:b/>
      <w:sz w:val="28"/>
      <w:szCs w:val="28"/>
    </w:rPr>
  </w:style>
  <w:style w:type="paragraph" w:customStyle="1" w:styleId="1ff3">
    <w:name w:val="Текст в списке (1 ур.)"/>
    <w:basedOn w:val="PlainText4"/>
    <w:link w:val="1ff4"/>
    <w:rsid w:val="008E58E4"/>
    <w:pPr>
      <w:ind w:left="1276" w:firstLine="0"/>
    </w:pPr>
  </w:style>
  <w:style w:type="character" w:customStyle="1" w:styleId="H50">
    <w:name w:val="!_H5 Знак"/>
    <w:basedOn w:val="ae"/>
    <w:link w:val="H5"/>
    <w:rsid w:val="008E58E4"/>
    <w:rPr>
      <w:b/>
      <w:sz w:val="28"/>
      <w:szCs w:val="28"/>
    </w:rPr>
  </w:style>
  <w:style w:type="character" w:customStyle="1" w:styleId="1ff4">
    <w:name w:val="Текст в списке (1 ур.) Знак"/>
    <w:basedOn w:val="PlainText5"/>
    <w:link w:val="1ff3"/>
    <w:rsid w:val="008E58E4"/>
    <w:rPr>
      <w:sz w:val="28"/>
      <w:szCs w:val="28"/>
    </w:rPr>
  </w:style>
  <w:style w:type="paragraph" w:customStyle="1" w:styleId="aa">
    <w:name w:val="!_Нум. сп."/>
    <w:basedOn w:val="afffff"/>
    <w:link w:val="afffffffff5"/>
    <w:rsid w:val="008E58E4"/>
    <w:pPr>
      <w:numPr>
        <w:numId w:val="42"/>
      </w:numPr>
      <w:spacing w:after="0" w:line="360" w:lineRule="auto"/>
      <w:jc w:val="both"/>
    </w:pPr>
    <w:rPr>
      <w:rFonts w:ascii="Times New Roman" w:hAnsi="Times New Roman"/>
      <w:sz w:val="28"/>
      <w:szCs w:val="20"/>
    </w:rPr>
  </w:style>
  <w:style w:type="paragraph" w:customStyle="1" w:styleId="afffffffff6">
    <w:name w:val="!_Подп. табл."/>
    <w:basedOn w:val="ad"/>
    <w:link w:val="afffffffff7"/>
    <w:rsid w:val="008E58E4"/>
    <w:pPr>
      <w:keepNext/>
      <w:spacing w:after="0" w:line="360" w:lineRule="auto"/>
    </w:pPr>
    <w:rPr>
      <w:bCs/>
      <w:sz w:val="28"/>
    </w:rPr>
  </w:style>
  <w:style w:type="character" w:customStyle="1" w:styleId="afffffffff5">
    <w:name w:val="!_Нум. сп. Знак"/>
    <w:basedOn w:val="ae"/>
    <w:link w:val="aa"/>
    <w:rsid w:val="008E58E4"/>
    <w:rPr>
      <w:sz w:val="28"/>
    </w:rPr>
  </w:style>
  <w:style w:type="character" w:customStyle="1" w:styleId="afffffffff7">
    <w:name w:val="!_Подп. табл. Знак"/>
    <w:basedOn w:val="ae"/>
    <w:link w:val="afffffffff6"/>
    <w:rsid w:val="008E58E4"/>
    <w:rPr>
      <w:bCs/>
      <w:sz w:val="28"/>
      <w:szCs w:val="24"/>
    </w:rPr>
  </w:style>
  <w:style w:type="paragraph" w:customStyle="1" w:styleId="afffffffff8">
    <w:name w:val="МИД"/>
    <w:basedOn w:val="ad"/>
    <w:next w:val="ad"/>
    <w:rsid w:val="008E58E4"/>
    <w:pPr>
      <w:suppressAutoHyphens/>
      <w:spacing w:after="0" w:line="360" w:lineRule="auto"/>
      <w:jc w:val="center"/>
    </w:pPr>
    <w:rPr>
      <w:rFonts w:eastAsiaTheme="minorHAnsi" w:cstheme="minorBidi"/>
      <w:outline/>
      <w:color w:val="000000"/>
      <w:spacing w:val="20"/>
      <w:sz w:val="32"/>
      <w:szCs w:val="22"/>
      <w:lang w:eastAsia="en-US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customStyle="1" w:styleId="afffffffff9">
    <w:name w:val="жирный"/>
    <w:basedOn w:val="ad"/>
    <w:rsid w:val="008E58E4"/>
    <w:pPr>
      <w:spacing w:after="0" w:line="360" w:lineRule="auto"/>
      <w:jc w:val="left"/>
    </w:pPr>
    <w:rPr>
      <w:rFonts w:eastAsiaTheme="minorHAnsi" w:cstheme="minorBidi"/>
      <w:b/>
      <w:szCs w:val="22"/>
      <w:lang w:eastAsia="en-US"/>
    </w:rPr>
  </w:style>
  <w:style w:type="paragraph" w:customStyle="1" w:styleId="afffffffffa">
    <w:name w:val="_!_Текст"/>
    <w:basedOn w:val="a5"/>
    <w:link w:val="afffffffffb"/>
    <w:rsid w:val="008E58E4"/>
    <w:pPr>
      <w:numPr>
        <w:ilvl w:val="0"/>
        <w:numId w:val="0"/>
      </w:numPr>
      <w:spacing w:after="0" w:line="360" w:lineRule="auto"/>
      <w:ind w:firstLine="851"/>
    </w:pPr>
    <w:rPr>
      <w:szCs w:val="24"/>
      <w:lang w:val="ru-RU" w:eastAsia="ru-RU"/>
    </w:rPr>
  </w:style>
  <w:style w:type="character" w:customStyle="1" w:styleId="afffffffffb">
    <w:name w:val="_!_Текст Знак"/>
    <w:basedOn w:val="ae"/>
    <w:link w:val="afffffffffa"/>
    <w:rsid w:val="008E58E4"/>
    <w:rPr>
      <w:sz w:val="24"/>
      <w:szCs w:val="24"/>
    </w:rPr>
  </w:style>
  <w:style w:type="character" w:customStyle="1" w:styleId="1ff5">
    <w:name w:val="Абзац списка Знак1"/>
    <w:uiPriority w:val="99"/>
    <w:locked/>
    <w:rsid w:val="008E58E4"/>
    <w:rPr>
      <w:rFonts w:eastAsia="Calibri"/>
      <w:sz w:val="24"/>
      <w:szCs w:val="24"/>
      <w:lang w:eastAsia="en-US"/>
    </w:rPr>
  </w:style>
  <w:style w:type="character" w:customStyle="1" w:styleId="confluence-embedded-file-wrapper">
    <w:name w:val="confluence-embedded-file-wrapper"/>
    <w:basedOn w:val="ae"/>
    <w:rsid w:val="008E58E4"/>
  </w:style>
  <w:style w:type="paragraph" w:customStyle="1" w:styleId="auto-cursor-target">
    <w:name w:val="auto-cursor-target"/>
    <w:basedOn w:val="ad"/>
    <w:rsid w:val="008E58E4"/>
    <w:pPr>
      <w:spacing w:before="100" w:beforeAutospacing="1" w:after="100" w:afterAutospacing="1"/>
      <w:jc w:val="left"/>
    </w:pPr>
  </w:style>
  <w:style w:type="character" w:customStyle="1" w:styleId="aui-icon">
    <w:name w:val="aui-icon"/>
    <w:basedOn w:val="ae"/>
    <w:rsid w:val="008E58E4"/>
  </w:style>
  <w:style w:type="character" w:customStyle="1" w:styleId="confluence-anchor-link">
    <w:name w:val="confluence-anchor-link"/>
    <w:basedOn w:val="ae"/>
    <w:rsid w:val="008E58E4"/>
  </w:style>
  <w:style w:type="character" w:customStyle="1" w:styleId="inline-comment-marker">
    <w:name w:val="inline-comment-marker"/>
    <w:basedOn w:val="ae"/>
    <w:rsid w:val="008E58E4"/>
  </w:style>
  <w:style w:type="paragraph" w:styleId="afffffffffc">
    <w:name w:val="Title"/>
    <w:basedOn w:val="ad"/>
    <w:next w:val="ad"/>
    <w:link w:val="afffffffffd"/>
    <w:rsid w:val="008E58E4"/>
    <w:pPr>
      <w:spacing w:after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fffd">
    <w:name w:val="Заголовок Знак"/>
    <w:basedOn w:val="ae"/>
    <w:link w:val="afffffffffc"/>
    <w:rsid w:val="008E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43">
    <w:name w:val="!_4_Список"/>
    <w:basedOn w:val="2fb"/>
    <w:link w:val="4b"/>
    <w:rsid w:val="00E960DD"/>
    <w:pPr>
      <w:numPr>
        <w:ilvl w:val="3"/>
        <w:numId w:val="43"/>
      </w:numPr>
    </w:pPr>
  </w:style>
  <w:style w:type="paragraph" w:customStyle="1" w:styleId="a6">
    <w:name w:val="!_П_Заголовок"/>
    <w:basedOn w:val="18"/>
    <w:link w:val="afffffffffe"/>
    <w:rsid w:val="00BF39C9"/>
    <w:pPr>
      <w:pageBreakBefore w:val="0"/>
      <w:numPr>
        <w:numId w:val="44"/>
      </w:numPr>
      <w:spacing w:before="60"/>
    </w:pPr>
  </w:style>
  <w:style w:type="character" w:customStyle="1" w:styleId="4b">
    <w:name w:val="!_4_Список Знак"/>
    <w:basedOn w:val="2fc"/>
    <w:link w:val="43"/>
    <w:rsid w:val="00E960DD"/>
    <w:rPr>
      <w:sz w:val="28"/>
      <w:szCs w:val="24"/>
    </w:rPr>
  </w:style>
  <w:style w:type="paragraph" w:customStyle="1" w:styleId="21">
    <w:name w:val="*_2_П_Заголовок"/>
    <w:basedOn w:val="ad"/>
    <w:rsid w:val="00994D80"/>
    <w:pPr>
      <w:keepNext/>
      <w:numPr>
        <w:ilvl w:val="1"/>
        <w:numId w:val="44"/>
      </w:numPr>
      <w:spacing w:before="60" w:after="0" w:line="360" w:lineRule="auto"/>
    </w:pPr>
    <w:rPr>
      <w:b/>
      <w:sz w:val="28"/>
    </w:rPr>
  </w:style>
  <w:style w:type="character" w:customStyle="1" w:styleId="afffffffffe">
    <w:name w:val="!_П_Заголовок Знак"/>
    <w:basedOn w:val="110"/>
    <w:link w:val="a6"/>
    <w:rsid w:val="00BF39C9"/>
    <w:rPr>
      <w:b/>
      <w:kern w:val="28"/>
      <w:sz w:val="28"/>
    </w:rPr>
  </w:style>
  <w:style w:type="paragraph" w:customStyle="1" w:styleId="31">
    <w:name w:val="*_3_П_Заголовок"/>
    <w:basedOn w:val="ad"/>
    <w:rsid w:val="00BF39C9"/>
    <w:pPr>
      <w:numPr>
        <w:ilvl w:val="2"/>
        <w:numId w:val="44"/>
      </w:numPr>
    </w:pPr>
  </w:style>
  <w:style w:type="table" w:customStyle="1" w:styleId="3f7">
    <w:name w:val="Сетка таблицы3"/>
    <w:basedOn w:val="af"/>
    <w:next w:val="affffe"/>
    <w:uiPriority w:val="39"/>
    <w:rsid w:val="0056382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Parma-0">
    <w:name w:val="Parma - Список (Маркированный)"/>
    <w:uiPriority w:val="99"/>
    <w:rsid w:val="0056382E"/>
    <w:pPr>
      <w:numPr>
        <w:numId w:val="47"/>
      </w:numPr>
    </w:pPr>
  </w:style>
  <w:style w:type="numbering" w:customStyle="1" w:styleId="Parma-">
    <w:name w:val="Parma - Список (Нумерованный со скобками)"/>
    <w:basedOn w:val="af0"/>
    <w:uiPriority w:val="99"/>
    <w:rsid w:val="0056382E"/>
    <w:pPr>
      <w:numPr>
        <w:numId w:val="45"/>
      </w:numPr>
    </w:pPr>
  </w:style>
  <w:style w:type="numbering" w:customStyle="1" w:styleId="Parma-1">
    <w:name w:val="Parma - Заголовки"/>
    <w:uiPriority w:val="99"/>
    <w:rsid w:val="0056382E"/>
    <w:pPr>
      <w:numPr>
        <w:numId w:val="46"/>
      </w:numPr>
    </w:pPr>
  </w:style>
  <w:style w:type="table" w:customStyle="1" w:styleId="4c">
    <w:name w:val="Сетка таблицы4"/>
    <w:basedOn w:val="af"/>
    <w:next w:val="affffe"/>
    <w:uiPriority w:val="39"/>
    <w:rsid w:val="00BB162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Parma-10">
    <w:name w:val="Parma - Список (Маркированный)1"/>
    <w:uiPriority w:val="99"/>
    <w:rsid w:val="00BB1620"/>
  </w:style>
  <w:style w:type="numbering" w:customStyle="1" w:styleId="Parma-11">
    <w:name w:val="Parma - Список (Нумерованный со скобками)1"/>
    <w:basedOn w:val="af0"/>
    <w:uiPriority w:val="99"/>
    <w:rsid w:val="00BB1620"/>
  </w:style>
  <w:style w:type="numbering" w:customStyle="1" w:styleId="Parma-12">
    <w:name w:val="Parma - Заголовки1"/>
    <w:uiPriority w:val="99"/>
    <w:rsid w:val="00BB1620"/>
  </w:style>
  <w:style w:type="paragraph" w:customStyle="1" w:styleId="Parma--">
    <w:name w:val="Parma - Таблица - Текст"/>
    <w:basedOn w:val="ad"/>
    <w:rsid w:val="000A09A0"/>
    <w:pPr>
      <w:spacing w:after="0" w:line="276" w:lineRule="auto"/>
      <w:jc w:val="left"/>
    </w:pPr>
    <w:rPr>
      <w:rFonts w:eastAsiaTheme="minorHAnsi" w:cstheme="minorBidi"/>
      <w:sz w:val="28"/>
      <w:szCs w:val="22"/>
      <w:lang w:eastAsia="en-US"/>
    </w:rPr>
  </w:style>
  <w:style w:type="paragraph" w:customStyle="1" w:styleId="Parma--0">
    <w:name w:val="Parma - Рисунок - Рисунок"/>
    <w:basedOn w:val="ad"/>
    <w:rsid w:val="000A09A0"/>
    <w:pPr>
      <w:keepNext/>
      <w:spacing w:before="240" w:after="0" w:line="360" w:lineRule="auto"/>
      <w:jc w:val="center"/>
    </w:pPr>
    <w:rPr>
      <w:rFonts w:eastAsiaTheme="minorHAnsi" w:cstheme="minorBidi"/>
      <w:noProof/>
      <w:sz w:val="28"/>
      <w:szCs w:val="28"/>
    </w:rPr>
  </w:style>
  <w:style w:type="paragraph" w:customStyle="1" w:styleId="Parma--1">
    <w:name w:val="Parma - Рисунок - Название"/>
    <w:basedOn w:val="ad"/>
    <w:next w:val="ad"/>
    <w:rsid w:val="000A09A0"/>
    <w:pPr>
      <w:spacing w:after="240" w:line="360" w:lineRule="auto"/>
      <w:jc w:val="center"/>
    </w:pPr>
    <w:rPr>
      <w:rFonts w:eastAsiaTheme="minorHAnsi" w:cstheme="minorBidi"/>
      <w:sz w:val="28"/>
      <w:szCs w:val="22"/>
      <w:lang w:eastAsia="en-US"/>
    </w:rPr>
  </w:style>
  <w:style w:type="paragraph" w:customStyle="1" w:styleId="Parma--2">
    <w:name w:val="Parma - Таблица - Заголовок"/>
    <w:basedOn w:val="Parma--"/>
    <w:rsid w:val="000A09A0"/>
    <w:pPr>
      <w:jc w:val="center"/>
    </w:pPr>
    <w:rPr>
      <w:b/>
    </w:rPr>
  </w:style>
  <w:style w:type="table" w:customStyle="1" w:styleId="57">
    <w:name w:val="Сетка таблицы5"/>
    <w:basedOn w:val="af"/>
    <w:next w:val="affffe"/>
    <w:uiPriority w:val="39"/>
    <w:rsid w:val="002F6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f"/>
    <w:next w:val="affffe"/>
    <w:uiPriority w:val="39"/>
    <w:rsid w:val="002F6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fff">
    <w:name w:val="Рисунок_картинка"/>
    <w:basedOn w:val="ad"/>
    <w:rsid w:val="00DB6DA8"/>
    <w:pPr>
      <w:spacing w:before="100" w:beforeAutospacing="1" w:after="0" w:line="276" w:lineRule="auto"/>
      <w:jc w:val="center"/>
    </w:pPr>
    <w:rPr>
      <w:rFonts w:eastAsiaTheme="minorHAnsi"/>
      <w:noProof/>
    </w:rPr>
  </w:style>
  <w:style w:type="paragraph" w:customStyle="1" w:styleId="affffffffff0">
    <w:name w:val="Рисунок_название"/>
    <w:basedOn w:val="affffff7"/>
    <w:rsid w:val="00DB6DA8"/>
    <w:pPr>
      <w:spacing w:before="120" w:after="12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2">
    <w:name w:val="Заголовок_1"/>
    <w:basedOn w:val="18"/>
    <w:rsid w:val="00DB6DA8"/>
    <w:pPr>
      <w:keepLines/>
      <w:pageBreakBefore w:val="0"/>
      <w:numPr>
        <w:numId w:val="48"/>
      </w:numPr>
      <w:spacing w:before="360" w:after="240" w:line="276" w:lineRule="auto"/>
      <w:ind w:left="0" w:firstLine="851"/>
    </w:pPr>
    <w:rPr>
      <w:rFonts w:eastAsiaTheme="majorEastAsia"/>
      <w:kern w:val="0"/>
      <w:sz w:val="26"/>
      <w:szCs w:val="26"/>
      <w:lang w:eastAsia="en-US"/>
    </w:rPr>
  </w:style>
  <w:style w:type="paragraph" w:customStyle="1" w:styleId="24">
    <w:name w:val="Заголовок_2"/>
    <w:basedOn w:val="12"/>
    <w:rsid w:val="00DB6DA8"/>
    <w:pPr>
      <w:numPr>
        <w:ilvl w:val="1"/>
      </w:numPr>
      <w:ind w:left="0" w:firstLine="851"/>
    </w:pPr>
  </w:style>
  <w:style w:type="table" w:customStyle="1" w:styleId="72">
    <w:name w:val="Сетка таблицы7"/>
    <w:basedOn w:val="af"/>
    <w:next w:val="affffe"/>
    <w:uiPriority w:val="39"/>
    <w:rsid w:val="00ED303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">
    <w:name w:val="Сетка таблицы8"/>
    <w:basedOn w:val="af"/>
    <w:next w:val="affffe"/>
    <w:uiPriority w:val="39"/>
    <w:rsid w:val="00D247C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Parma-2">
    <w:name w:val="Parma - Список (Маркированный)2"/>
    <w:uiPriority w:val="99"/>
    <w:rsid w:val="00D247CB"/>
    <w:pPr>
      <w:numPr>
        <w:numId w:val="3"/>
      </w:numPr>
    </w:pPr>
  </w:style>
  <w:style w:type="numbering" w:customStyle="1" w:styleId="Parma-21">
    <w:name w:val="Parma - Список (Нумерованный со скобками)2"/>
    <w:basedOn w:val="af0"/>
    <w:uiPriority w:val="99"/>
    <w:rsid w:val="00D247CB"/>
    <w:pPr>
      <w:numPr>
        <w:numId w:val="1"/>
      </w:numPr>
    </w:pPr>
  </w:style>
  <w:style w:type="numbering" w:customStyle="1" w:styleId="Parma-20">
    <w:name w:val="Parma - Заголовки2"/>
    <w:uiPriority w:val="99"/>
    <w:rsid w:val="00D247CB"/>
    <w:pPr>
      <w:numPr>
        <w:numId w:val="2"/>
      </w:numPr>
    </w:pPr>
  </w:style>
  <w:style w:type="paragraph" w:customStyle="1" w:styleId="0">
    <w:name w:val="Заголовок_0"/>
    <w:basedOn w:val="18"/>
    <w:rsid w:val="00342884"/>
    <w:pPr>
      <w:keepLines/>
      <w:pageBreakBefore w:val="0"/>
      <w:numPr>
        <w:numId w:val="0"/>
      </w:numPr>
      <w:spacing w:before="120" w:after="120" w:line="276" w:lineRule="auto"/>
      <w:ind w:left="851"/>
    </w:pPr>
    <w:rPr>
      <w:rFonts w:eastAsiaTheme="majorEastAsia"/>
      <w:kern w:val="0"/>
      <w:szCs w:val="28"/>
      <w:lang w:eastAsia="en-US"/>
    </w:rPr>
  </w:style>
  <w:style w:type="paragraph" w:customStyle="1" w:styleId="14">
    <w:name w:val="Список_ненум_1ур"/>
    <w:basedOn w:val="ad"/>
    <w:rsid w:val="00342884"/>
    <w:pPr>
      <w:numPr>
        <w:numId w:val="50"/>
      </w:numPr>
      <w:spacing w:after="0" w:line="276" w:lineRule="auto"/>
      <w:ind w:left="1276" w:hanging="425"/>
    </w:pPr>
    <w:rPr>
      <w:rFonts w:eastAsiaTheme="minorHAnsi"/>
      <w:lang w:eastAsia="en-US"/>
    </w:rPr>
  </w:style>
  <w:style w:type="paragraph" w:customStyle="1" w:styleId="22">
    <w:name w:val="Список_ненум_2ур"/>
    <w:basedOn w:val="ad"/>
    <w:rsid w:val="00342884"/>
    <w:pPr>
      <w:numPr>
        <w:numId w:val="49"/>
      </w:numPr>
      <w:spacing w:after="0" w:line="276" w:lineRule="auto"/>
    </w:pPr>
    <w:rPr>
      <w:rFonts w:eastAsiaTheme="minorHAnsi"/>
      <w:lang w:eastAsia="en-US"/>
    </w:rPr>
  </w:style>
  <w:style w:type="paragraph" w:customStyle="1" w:styleId="affffffffff1">
    <w:name w:val="Рисунок"/>
    <w:basedOn w:val="ad"/>
    <w:link w:val="affffffffff2"/>
    <w:rsid w:val="00FC3B25"/>
    <w:pPr>
      <w:keepNext/>
      <w:spacing w:after="0" w:line="360" w:lineRule="auto"/>
      <w:jc w:val="center"/>
    </w:pPr>
    <w:rPr>
      <w:noProof/>
      <w:sz w:val="28"/>
    </w:rPr>
  </w:style>
  <w:style w:type="paragraph" w:customStyle="1" w:styleId="3f8">
    <w:name w:val="Заголовок_3"/>
    <w:basedOn w:val="24"/>
    <w:rsid w:val="00FC3B25"/>
    <w:pPr>
      <w:numPr>
        <w:ilvl w:val="0"/>
        <w:numId w:val="0"/>
      </w:numPr>
      <w:tabs>
        <w:tab w:val="left" w:pos="1701"/>
      </w:tabs>
      <w:spacing w:before="120" w:after="120" w:line="300" w:lineRule="auto"/>
      <w:ind w:left="1713" w:hanging="720"/>
    </w:pPr>
    <w:rPr>
      <w:sz w:val="28"/>
      <w:szCs w:val="28"/>
    </w:rPr>
  </w:style>
  <w:style w:type="paragraph" w:customStyle="1" w:styleId="affffffffff3">
    <w:name w:val="!РИСУНОК"/>
    <w:basedOn w:val="ad"/>
    <w:link w:val="affffffffff4"/>
    <w:rsid w:val="00FC3B25"/>
    <w:pPr>
      <w:keepNext/>
      <w:tabs>
        <w:tab w:val="left" w:pos="0"/>
      </w:tabs>
      <w:spacing w:after="0" w:line="300" w:lineRule="auto"/>
      <w:contextualSpacing/>
      <w:jc w:val="center"/>
    </w:pPr>
    <w:rPr>
      <w:rFonts w:eastAsiaTheme="minorHAnsi" w:cstheme="minorBidi"/>
      <w:noProof/>
      <w:sz w:val="28"/>
      <w:szCs w:val="22"/>
    </w:rPr>
  </w:style>
  <w:style w:type="paragraph" w:customStyle="1" w:styleId="affffffffff5">
    <w:name w:val="!ПОДПИСЬ РИСУНКА"/>
    <w:basedOn w:val="affffff7"/>
    <w:link w:val="affffffffff6"/>
    <w:rsid w:val="00FC3B25"/>
    <w:pPr>
      <w:tabs>
        <w:tab w:val="left" w:pos="0"/>
      </w:tabs>
      <w:contextualSpacing/>
    </w:pPr>
    <w:rPr>
      <w:rFonts w:eastAsiaTheme="minorHAnsi"/>
      <w:color w:val="000000" w:themeColor="text1"/>
      <w:szCs w:val="28"/>
    </w:rPr>
  </w:style>
  <w:style w:type="character" w:customStyle="1" w:styleId="affffffffff4">
    <w:name w:val="!РИСУНОК Знак"/>
    <w:basedOn w:val="ae"/>
    <w:link w:val="affffffffff3"/>
    <w:rsid w:val="00FC3B25"/>
    <w:rPr>
      <w:rFonts w:eastAsiaTheme="minorHAnsi" w:cstheme="minorBidi"/>
      <w:noProof/>
      <w:sz w:val="28"/>
      <w:szCs w:val="22"/>
    </w:rPr>
  </w:style>
  <w:style w:type="character" w:customStyle="1" w:styleId="affffffffff6">
    <w:name w:val="!ПОДПИСЬ РИСУНКА Знак"/>
    <w:basedOn w:val="ae"/>
    <w:link w:val="affffffffff5"/>
    <w:rsid w:val="00FC3B25"/>
    <w:rPr>
      <w:rFonts w:eastAsiaTheme="minorHAnsi"/>
      <w:iCs/>
      <w:color w:val="000000" w:themeColor="text1"/>
      <w:sz w:val="28"/>
      <w:szCs w:val="28"/>
    </w:rPr>
  </w:style>
  <w:style w:type="character" w:customStyle="1" w:styleId="affffffffff2">
    <w:name w:val="Рисунок Знак"/>
    <w:basedOn w:val="ae"/>
    <w:link w:val="affffffffff1"/>
    <w:rsid w:val="00FC3B25"/>
    <w:rPr>
      <w:noProof/>
      <w:sz w:val="28"/>
      <w:szCs w:val="24"/>
    </w:rPr>
  </w:style>
  <w:style w:type="paragraph" w:customStyle="1" w:styleId="affffffffff7">
    <w:name w:val="Для постановок"/>
    <w:basedOn w:val="ad"/>
    <w:link w:val="affffffffff8"/>
    <w:rsid w:val="005004F1"/>
    <w:pPr>
      <w:spacing w:after="0" w:line="360" w:lineRule="auto"/>
      <w:ind w:firstLine="851"/>
    </w:pPr>
    <w:rPr>
      <w:rFonts w:eastAsiaTheme="minorHAnsi"/>
      <w:sz w:val="28"/>
      <w:szCs w:val="28"/>
      <w:lang w:eastAsia="en-US"/>
    </w:rPr>
  </w:style>
  <w:style w:type="character" w:customStyle="1" w:styleId="affffffffff8">
    <w:name w:val="Для постановок Знак"/>
    <w:basedOn w:val="ae"/>
    <w:link w:val="affffffffff7"/>
    <w:rsid w:val="005004F1"/>
    <w:rPr>
      <w:rFonts w:eastAsiaTheme="minorHAnsi"/>
      <w:sz w:val="28"/>
      <w:szCs w:val="28"/>
      <w:lang w:eastAsia="en-US"/>
    </w:rPr>
  </w:style>
  <w:style w:type="paragraph" w:customStyle="1" w:styleId="Parma-3">
    <w:name w:val="Parma - Код"/>
    <w:basedOn w:val="ad"/>
    <w:rsid w:val="00B20239"/>
    <w:pPr>
      <w:spacing w:before="80" w:after="80" w:line="360" w:lineRule="auto"/>
      <w:ind w:firstLine="851"/>
    </w:pPr>
    <w:rPr>
      <w:rFonts w:ascii="Courier New" w:eastAsiaTheme="minorHAnsi" w:hAnsi="Courier New" w:cs="Courier New"/>
      <w:noProof/>
      <w:sz w:val="28"/>
      <w:szCs w:val="22"/>
      <w:lang w:val="en-US" w:eastAsia="en-US"/>
    </w:rPr>
  </w:style>
  <w:style w:type="table" w:customStyle="1" w:styleId="93">
    <w:name w:val="Сетка таблицы9"/>
    <w:basedOn w:val="af"/>
    <w:next w:val="affffe"/>
    <w:uiPriority w:val="39"/>
    <w:rsid w:val="00FB5CC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f"/>
    <w:next w:val="affffe"/>
    <w:uiPriority w:val="39"/>
    <w:rsid w:val="001E5CF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*_4_Список"/>
    <w:basedOn w:val="ad"/>
    <w:qFormat/>
    <w:rsid w:val="001B043B"/>
    <w:pPr>
      <w:numPr>
        <w:numId w:val="55"/>
      </w:numPr>
      <w:spacing w:after="0" w:line="360" w:lineRule="auto"/>
      <w:ind w:left="2551" w:hanging="425"/>
    </w:pPr>
    <w:rPr>
      <w:sz w:val="28"/>
    </w:rPr>
  </w:style>
  <w:style w:type="paragraph" w:customStyle="1" w:styleId="affffffffff9">
    <w:name w:val="ГС_МелкийТекст"/>
    <w:rsid w:val="00E30CD7"/>
    <w:pPr>
      <w:suppressAutoHyphens/>
      <w:spacing w:before="40" w:after="40"/>
    </w:pPr>
    <w:rPr>
      <w:rFonts w:eastAsia="Arial"/>
      <w:lang w:eastAsia="ar-SA"/>
    </w:rPr>
  </w:style>
  <w:style w:type="paragraph" w:customStyle="1" w:styleId="PictureKostikova">
    <w:name w:val="Picture_Kostikova"/>
    <w:basedOn w:val="affffff7"/>
    <w:link w:val="PictureKostikova0"/>
    <w:rsid w:val="00ED3F71"/>
    <w:pPr>
      <w:spacing w:after="200" w:line="240" w:lineRule="auto"/>
    </w:pPr>
    <w:rPr>
      <w:rFonts w:eastAsiaTheme="minorHAnsi" w:cstheme="minorBidi"/>
      <w:color w:val="000000" w:themeColor="text1"/>
      <w:lang w:eastAsia="en-US"/>
    </w:rPr>
  </w:style>
  <w:style w:type="character" w:customStyle="1" w:styleId="PictureKostikova0">
    <w:name w:val="Picture_Kostikova Знак"/>
    <w:basedOn w:val="affffff8"/>
    <w:link w:val="PictureKostikova"/>
    <w:rsid w:val="00ED3F71"/>
    <w:rPr>
      <w:rFonts w:eastAsiaTheme="minorHAnsi" w:cstheme="minorBidi"/>
      <w:iCs/>
      <w:color w:val="000000" w:themeColor="text1"/>
      <w:sz w:val="28"/>
      <w:szCs w:val="18"/>
      <w:lang w:eastAsia="en-US"/>
    </w:rPr>
  </w:style>
  <w:style w:type="paragraph" w:customStyle="1" w:styleId="PicKostikova">
    <w:name w:val="Pic_Kostikova"/>
    <w:basedOn w:val="affffff7"/>
    <w:link w:val="PicKostikova0"/>
    <w:rsid w:val="00DF4EC5"/>
    <w:pPr>
      <w:spacing w:after="200" w:line="240" w:lineRule="auto"/>
    </w:pPr>
    <w:rPr>
      <w:rFonts w:eastAsiaTheme="minorHAnsi" w:cstheme="minorBidi"/>
      <w:color w:val="000000" w:themeColor="text1"/>
      <w:lang w:eastAsia="en-US"/>
    </w:rPr>
  </w:style>
  <w:style w:type="character" w:customStyle="1" w:styleId="PicKostikova0">
    <w:name w:val="Pic_Kostikova Знак"/>
    <w:basedOn w:val="ae"/>
    <w:link w:val="PicKostikova"/>
    <w:rsid w:val="00DF4EC5"/>
    <w:rPr>
      <w:rFonts w:eastAsiaTheme="minorHAnsi" w:cstheme="minorBidi"/>
      <w:iCs/>
      <w:color w:val="000000" w:themeColor="text1"/>
      <w:sz w:val="28"/>
      <w:szCs w:val="18"/>
      <w:lang w:eastAsia="en-US"/>
    </w:rPr>
  </w:style>
  <w:style w:type="table" w:customStyle="1" w:styleId="120">
    <w:name w:val="Сетка таблицы12"/>
    <w:basedOn w:val="af"/>
    <w:next w:val="affffe"/>
    <w:uiPriority w:val="39"/>
    <w:rsid w:val="00DF4EC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stpicture">
    <w:name w:val="Kost_picture"/>
    <w:basedOn w:val="affffff7"/>
    <w:link w:val="Kostpicture0"/>
    <w:rsid w:val="00BD0804"/>
    <w:pPr>
      <w:spacing w:after="200"/>
    </w:pPr>
    <w:rPr>
      <w:rFonts w:eastAsiaTheme="minorHAnsi" w:cstheme="minorBidi"/>
      <w:color w:val="000000" w:themeColor="text1"/>
      <w:lang w:eastAsia="en-US"/>
    </w:rPr>
  </w:style>
  <w:style w:type="character" w:customStyle="1" w:styleId="Kostpicture0">
    <w:name w:val="Kost_picture Знак"/>
    <w:basedOn w:val="affffff8"/>
    <w:link w:val="Kostpicture"/>
    <w:rsid w:val="00BD0804"/>
    <w:rPr>
      <w:rFonts w:eastAsiaTheme="minorHAnsi" w:cstheme="minorBidi"/>
      <w:iCs/>
      <w:color w:val="000000" w:themeColor="text1"/>
      <w:sz w:val="28"/>
      <w:szCs w:val="18"/>
      <w:lang w:eastAsia="en-US"/>
    </w:rPr>
  </w:style>
  <w:style w:type="table" w:customStyle="1" w:styleId="130">
    <w:name w:val="Сетка таблицы13"/>
    <w:basedOn w:val="af"/>
    <w:next w:val="affffe"/>
    <w:uiPriority w:val="39"/>
    <w:rsid w:val="00BD080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ae"/>
    <w:rsid w:val="00150AB5"/>
  </w:style>
  <w:style w:type="table" w:customStyle="1" w:styleId="141">
    <w:name w:val="Сетка таблицы14"/>
    <w:basedOn w:val="af"/>
    <w:next w:val="affffe"/>
    <w:uiPriority w:val="39"/>
    <w:rsid w:val="006E175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f"/>
    <w:next w:val="affffe"/>
    <w:uiPriority w:val="39"/>
    <w:rsid w:val="0039483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fffa">
    <w:name w:val="Титул_абзац_ГОСТ_Утверждено_Согласовано"/>
    <w:basedOn w:val="ad"/>
    <w:uiPriority w:val="99"/>
    <w:rsid w:val="00367F27"/>
    <w:pPr>
      <w:spacing w:after="0"/>
      <w:ind w:left="-850"/>
      <w:jc w:val="right"/>
    </w:pPr>
    <w:rPr>
      <w:caps/>
    </w:rPr>
  </w:style>
  <w:style w:type="paragraph" w:customStyle="1" w:styleId="1">
    <w:name w:val="!_1 ур. сп."/>
    <w:basedOn w:val="PlainText0"/>
    <w:link w:val="1ff6"/>
    <w:qFormat/>
    <w:rsid w:val="002553A0"/>
    <w:pPr>
      <w:numPr>
        <w:numId w:val="79"/>
      </w:numPr>
      <w:ind w:left="1276" w:hanging="425"/>
    </w:pPr>
  </w:style>
  <w:style w:type="character" w:customStyle="1" w:styleId="1ff6">
    <w:name w:val="!_1 ур. сп. Знак"/>
    <w:basedOn w:val="PlainText1"/>
    <w:link w:val="1"/>
    <w:rsid w:val="002553A0"/>
    <w:rPr>
      <w:sz w:val="28"/>
      <w:szCs w:val="28"/>
    </w:rPr>
  </w:style>
  <w:style w:type="paragraph" w:customStyle="1" w:styleId="affffffffffb">
    <w:name w:val="Заг. с ур."/>
    <w:basedOn w:val="18"/>
    <w:link w:val="affffffffffc"/>
    <w:rsid w:val="002553A0"/>
    <w:pPr>
      <w:keepLines/>
      <w:numPr>
        <w:numId w:val="0"/>
      </w:numPr>
      <w:spacing w:before="120" w:after="120"/>
      <w:jc w:val="center"/>
    </w:pPr>
    <w:rPr>
      <w:kern w:val="0"/>
      <w:szCs w:val="28"/>
    </w:rPr>
  </w:style>
  <w:style w:type="character" w:customStyle="1" w:styleId="affffffffffc">
    <w:name w:val="Заг. с ур. Знак"/>
    <w:basedOn w:val="ae"/>
    <w:link w:val="affffffffffb"/>
    <w:rsid w:val="002553A0"/>
    <w:rPr>
      <w:b/>
      <w:sz w:val="28"/>
      <w:szCs w:val="28"/>
    </w:rPr>
  </w:style>
  <w:style w:type="paragraph" w:customStyle="1" w:styleId="affffffffffd">
    <w:name w:val="!_Шапка табл."/>
    <w:basedOn w:val="PlainText0"/>
    <w:link w:val="affffffffffe"/>
    <w:rsid w:val="002553A0"/>
    <w:pPr>
      <w:ind w:firstLine="0"/>
      <w:jc w:val="center"/>
    </w:pPr>
    <w:rPr>
      <w:b/>
      <w:sz w:val="24"/>
      <w:szCs w:val="24"/>
    </w:rPr>
  </w:style>
  <w:style w:type="paragraph" w:customStyle="1" w:styleId="afffffffffff">
    <w:name w:val="!_Текст табл."/>
    <w:basedOn w:val="PlainText0"/>
    <w:link w:val="afffffffffff0"/>
    <w:rsid w:val="002553A0"/>
    <w:pPr>
      <w:ind w:firstLine="0"/>
      <w:jc w:val="left"/>
    </w:pPr>
    <w:rPr>
      <w:sz w:val="24"/>
      <w:szCs w:val="24"/>
    </w:rPr>
  </w:style>
  <w:style w:type="character" w:customStyle="1" w:styleId="affffffffffe">
    <w:name w:val="!_Шапка табл. Знак"/>
    <w:basedOn w:val="PlainText1"/>
    <w:link w:val="affffffffffd"/>
    <w:rsid w:val="002553A0"/>
    <w:rPr>
      <w:b/>
      <w:sz w:val="24"/>
      <w:szCs w:val="24"/>
    </w:rPr>
  </w:style>
  <w:style w:type="paragraph" w:customStyle="1" w:styleId="a9">
    <w:name w:val="!_Нумерация в табл."/>
    <w:basedOn w:val="PlainText0"/>
    <w:link w:val="afffffffffff1"/>
    <w:rsid w:val="002553A0"/>
    <w:pPr>
      <w:numPr>
        <w:numId w:val="81"/>
      </w:numPr>
      <w:jc w:val="center"/>
    </w:pPr>
    <w:rPr>
      <w:sz w:val="24"/>
      <w:szCs w:val="24"/>
    </w:rPr>
  </w:style>
  <w:style w:type="character" w:customStyle="1" w:styleId="afffffffffff0">
    <w:name w:val="!_Текст табл. Знак"/>
    <w:basedOn w:val="PlainText1"/>
    <w:link w:val="afffffffffff"/>
    <w:rsid w:val="002553A0"/>
    <w:rPr>
      <w:sz w:val="24"/>
      <w:szCs w:val="24"/>
    </w:rPr>
  </w:style>
  <w:style w:type="character" w:customStyle="1" w:styleId="afffffffffff1">
    <w:name w:val="!_Нумерация в табл. Знак"/>
    <w:basedOn w:val="PlainText1"/>
    <w:link w:val="a9"/>
    <w:rsid w:val="002553A0"/>
    <w:rPr>
      <w:sz w:val="24"/>
      <w:szCs w:val="24"/>
    </w:rPr>
  </w:style>
  <w:style w:type="paragraph" w:customStyle="1" w:styleId="afffffffffff2">
    <w:name w:val="!_Подпись рис."/>
    <w:basedOn w:val="afffffffff0"/>
    <w:link w:val="afffffffffff3"/>
    <w:rsid w:val="002553A0"/>
    <w:pPr>
      <w:keepNext w:val="0"/>
    </w:pPr>
    <w:rPr>
      <w:iCs/>
      <w:szCs w:val="18"/>
    </w:rPr>
  </w:style>
  <w:style w:type="character" w:customStyle="1" w:styleId="afffffffffff3">
    <w:name w:val="!_Подпись рис. Знак"/>
    <w:basedOn w:val="afffffffff1"/>
    <w:link w:val="afffffffffff2"/>
    <w:rsid w:val="002553A0"/>
    <w:rPr>
      <w:iCs/>
      <w:noProof/>
      <w:color w:val="000000"/>
      <w:sz w:val="28"/>
      <w:szCs w:val="18"/>
    </w:rPr>
  </w:style>
  <w:style w:type="paragraph" w:customStyle="1" w:styleId="a1">
    <w:name w:val="!_сп. табл."/>
    <w:basedOn w:val="afffffffffff"/>
    <w:link w:val="afffffffffff4"/>
    <w:rsid w:val="002553A0"/>
    <w:pPr>
      <w:numPr>
        <w:numId w:val="92"/>
      </w:numPr>
    </w:pPr>
  </w:style>
  <w:style w:type="character" w:customStyle="1" w:styleId="afffffffffff4">
    <w:name w:val="!_сп. табл. Знак"/>
    <w:basedOn w:val="afffffffffff0"/>
    <w:link w:val="a1"/>
    <w:rsid w:val="002553A0"/>
    <w:rPr>
      <w:sz w:val="24"/>
      <w:szCs w:val="24"/>
    </w:rPr>
  </w:style>
  <w:style w:type="paragraph" w:customStyle="1" w:styleId="afffffffffff5">
    <w:name w:val="Обычный (по правому краю)"/>
    <w:basedOn w:val="ad"/>
    <w:uiPriority w:val="99"/>
    <w:semiHidden/>
    <w:rsid w:val="002553A0"/>
    <w:pPr>
      <w:spacing w:after="0"/>
      <w:ind w:left="1" w:firstLine="851"/>
      <w:jc w:val="right"/>
    </w:pPr>
  </w:style>
  <w:style w:type="numbering" w:customStyle="1" w:styleId="2fd">
    <w:name w:val="Нет списка2"/>
    <w:next w:val="af0"/>
    <w:uiPriority w:val="99"/>
    <w:semiHidden/>
    <w:unhideWhenUsed/>
    <w:rsid w:val="003E65BD"/>
  </w:style>
  <w:style w:type="numbering" w:customStyle="1" w:styleId="11111111">
    <w:name w:val="11111111"/>
    <w:rsid w:val="003E65BD"/>
    <w:pPr>
      <w:numPr>
        <w:numId w:val="20"/>
      </w:numPr>
    </w:pPr>
  </w:style>
  <w:style w:type="table" w:customStyle="1" w:styleId="160">
    <w:name w:val="Сетка таблицы16"/>
    <w:basedOn w:val="af"/>
    <w:next w:val="affffe"/>
    <w:uiPriority w:val="39"/>
    <w:rsid w:val="00AB3D40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ffff6">
    <w:name w:val="!_Подпись к рисунку"/>
    <w:basedOn w:val="ad"/>
    <w:link w:val="afffffffffff7"/>
    <w:qFormat/>
    <w:rsid w:val="001F46DB"/>
    <w:pPr>
      <w:spacing w:after="160" w:line="259" w:lineRule="auto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ffffffffff7">
    <w:name w:val="!_Подпись к рисунку Знак"/>
    <w:link w:val="afffffffffff6"/>
    <w:rsid w:val="001F46DB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eachbanner">
    <w:name w:val="_reachbanner_"/>
    <w:basedOn w:val="ae"/>
    <w:rsid w:val="00D90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2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0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7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4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90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493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350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5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946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727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03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389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412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626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621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044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7726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9358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389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7729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6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4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5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2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8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6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161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15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07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80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068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09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868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358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452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4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0378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711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558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62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2427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5911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397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8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1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7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1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2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3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8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8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30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71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258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925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634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819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908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4707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7685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479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826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130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6747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4394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114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1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63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1444FC-0749-417B-8415-96D0BF74E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10</Pages>
  <Words>1864</Words>
  <Characters>10631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12471</CharactersWithSpaces>
  <SharedDoc>false</SharedDoc>
  <HLinks>
    <vt:vector size="432" baseType="variant">
      <vt:variant>
        <vt:i4>3080196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_Toc6424086</vt:lpwstr>
      </vt:variant>
      <vt:variant>
        <vt:i4>3080196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_Toc6424085</vt:lpwstr>
      </vt:variant>
      <vt:variant>
        <vt:i4>3080196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_Toc6424084</vt:lpwstr>
      </vt:variant>
      <vt:variant>
        <vt:i4>3080196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_Toc6424083</vt:lpwstr>
      </vt:variant>
      <vt:variant>
        <vt:i4>3080196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_Toc6424082</vt:lpwstr>
      </vt:variant>
      <vt:variant>
        <vt:i4>3080196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_Toc6424081</vt:lpwstr>
      </vt:variant>
      <vt:variant>
        <vt:i4>3080196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_Toc6424080</vt:lpwstr>
      </vt:variant>
      <vt:variant>
        <vt:i4>2097156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_Toc6424079</vt:lpwstr>
      </vt:variant>
      <vt:variant>
        <vt:i4>2097156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_Toc6424078</vt:lpwstr>
      </vt:variant>
      <vt:variant>
        <vt:i4>2097156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_Toc6424077</vt:lpwstr>
      </vt:variant>
      <vt:variant>
        <vt:i4>2097156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_Toc6424076</vt:lpwstr>
      </vt:variant>
      <vt:variant>
        <vt:i4>2097156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_Toc6424075</vt:lpwstr>
      </vt:variant>
      <vt:variant>
        <vt:i4>2097156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_Toc6424074</vt:lpwstr>
      </vt:variant>
      <vt:variant>
        <vt:i4>2097156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_Toc6424073</vt:lpwstr>
      </vt:variant>
      <vt:variant>
        <vt:i4>2097156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_Toc6424072</vt:lpwstr>
      </vt:variant>
      <vt:variant>
        <vt:i4>2097156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_Toc6424071</vt:lpwstr>
      </vt:variant>
      <vt:variant>
        <vt:i4>2097156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_Toc6424070</vt:lpwstr>
      </vt:variant>
      <vt:variant>
        <vt:i4>2162692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_Toc6424069</vt:lpwstr>
      </vt:variant>
      <vt:variant>
        <vt:i4>2162692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_Toc6424068</vt:lpwstr>
      </vt:variant>
      <vt:variant>
        <vt:i4>2162692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_Toc6424067</vt:lpwstr>
      </vt:variant>
      <vt:variant>
        <vt:i4>2162692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_Toc6424066</vt:lpwstr>
      </vt:variant>
      <vt:variant>
        <vt:i4>2162692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_Toc6424065</vt:lpwstr>
      </vt:variant>
      <vt:variant>
        <vt:i4>2162692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_Toc6424064</vt:lpwstr>
      </vt:variant>
      <vt:variant>
        <vt:i4>2162692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_Toc6424063</vt:lpwstr>
      </vt:variant>
      <vt:variant>
        <vt:i4>2162692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_Toc6424062</vt:lpwstr>
      </vt:variant>
      <vt:variant>
        <vt:i4>2162692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_Toc6424061</vt:lpwstr>
      </vt:variant>
      <vt:variant>
        <vt:i4>2162692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_Toc6424060</vt:lpwstr>
      </vt:variant>
      <vt:variant>
        <vt:i4>2228228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_Toc6424059</vt:lpwstr>
      </vt:variant>
      <vt:variant>
        <vt:i4>2228228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_Toc6424058</vt:lpwstr>
      </vt:variant>
      <vt:variant>
        <vt:i4>2228228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_Toc6424057</vt:lpwstr>
      </vt:variant>
      <vt:variant>
        <vt:i4>2228228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_Toc6424056</vt:lpwstr>
      </vt:variant>
      <vt:variant>
        <vt:i4>2228228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_Toc6424055</vt:lpwstr>
      </vt:variant>
      <vt:variant>
        <vt:i4>2228228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_Toc6424054</vt:lpwstr>
      </vt:variant>
      <vt:variant>
        <vt:i4>2228228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_Toc6424053</vt:lpwstr>
      </vt:variant>
      <vt:variant>
        <vt:i4>2228228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_Toc6424052</vt:lpwstr>
      </vt:variant>
      <vt:variant>
        <vt:i4>2228228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_Toc6424051</vt:lpwstr>
      </vt:variant>
      <vt:variant>
        <vt:i4>2228228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_Toc6424050</vt:lpwstr>
      </vt:variant>
      <vt:variant>
        <vt:i4>2293764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_Toc6424049</vt:lpwstr>
      </vt:variant>
      <vt:variant>
        <vt:i4>2293764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_Toc6424048</vt:lpwstr>
      </vt:variant>
      <vt:variant>
        <vt:i4>2293764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_Toc6424047</vt:lpwstr>
      </vt:variant>
      <vt:variant>
        <vt:i4>2293764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_Toc6424046</vt:lpwstr>
      </vt:variant>
      <vt:variant>
        <vt:i4>2293764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_Toc6424045</vt:lpwstr>
      </vt:variant>
      <vt:variant>
        <vt:i4>2293764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_Toc6424044</vt:lpwstr>
      </vt:variant>
      <vt:variant>
        <vt:i4>2293764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_Toc6424043</vt:lpwstr>
      </vt:variant>
      <vt:variant>
        <vt:i4>2293764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_Toc6424042</vt:lpwstr>
      </vt:variant>
      <vt:variant>
        <vt:i4>2293764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_Toc6424041</vt:lpwstr>
      </vt:variant>
      <vt:variant>
        <vt:i4>2293764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_Toc6424040</vt:lpwstr>
      </vt:variant>
      <vt:variant>
        <vt:i4>2359300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_Toc6424039</vt:lpwstr>
      </vt:variant>
      <vt:variant>
        <vt:i4>2359300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_Toc6424038</vt:lpwstr>
      </vt:variant>
      <vt:variant>
        <vt:i4>2359300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_Toc6424037</vt:lpwstr>
      </vt:variant>
      <vt:variant>
        <vt:i4>2359300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_Toc6424036</vt:lpwstr>
      </vt:variant>
      <vt:variant>
        <vt:i4>2359300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_Toc6424035</vt:lpwstr>
      </vt:variant>
      <vt:variant>
        <vt:i4>2359300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_Toc6424034</vt:lpwstr>
      </vt:variant>
      <vt:variant>
        <vt:i4>2359300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_Toc6424033</vt:lpwstr>
      </vt:variant>
      <vt:variant>
        <vt:i4>2359300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_Toc6424032</vt:lpwstr>
      </vt:variant>
      <vt:variant>
        <vt:i4>2359300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_Toc6424031</vt:lpwstr>
      </vt:variant>
      <vt:variant>
        <vt:i4>2359300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_Toc6424030</vt:lpwstr>
      </vt:variant>
      <vt:variant>
        <vt:i4>2424836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_Toc6424029</vt:lpwstr>
      </vt:variant>
      <vt:variant>
        <vt:i4>2424836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_Toc6424028</vt:lpwstr>
      </vt:variant>
      <vt:variant>
        <vt:i4>2424836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_Toc6424027</vt:lpwstr>
      </vt:variant>
      <vt:variant>
        <vt:i4>2424836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_Toc6424026</vt:lpwstr>
      </vt:variant>
      <vt:variant>
        <vt:i4>2424836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_Toc6424025</vt:lpwstr>
      </vt:variant>
      <vt:variant>
        <vt:i4>2424836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_Toc6424024</vt:lpwstr>
      </vt:variant>
      <vt:variant>
        <vt:i4>2424836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_Toc6424023</vt:lpwstr>
      </vt:variant>
      <vt:variant>
        <vt:i4>2424836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_Toc6424022</vt:lpwstr>
      </vt:variant>
      <vt:variant>
        <vt:i4>2424836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_Toc6424021</vt:lpwstr>
      </vt:variant>
      <vt:variant>
        <vt:i4>2424836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_Toc6424020</vt:lpwstr>
      </vt:variant>
      <vt:variant>
        <vt:i4>2490372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_Toc6424019</vt:lpwstr>
      </vt:variant>
      <vt:variant>
        <vt:i4>2490372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_Toc6424018</vt:lpwstr>
      </vt:variant>
      <vt:variant>
        <vt:i4>2490372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_Toc6424017</vt:lpwstr>
      </vt:variant>
      <vt:variant>
        <vt:i4>2490372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_Toc6424016</vt:lpwstr>
      </vt:variant>
      <vt:variant>
        <vt:i4>2490372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_Toc6424015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Sivtsova, Evgenia A.</dc:creator>
  <cp:keywords/>
  <cp:lastModifiedBy>Konstantinova, Mariya V.</cp:lastModifiedBy>
  <cp:revision>38</cp:revision>
  <cp:lastPrinted>2019-08-26T09:27:00Z</cp:lastPrinted>
  <dcterms:created xsi:type="dcterms:W3CDTF">2020-10-14T10:43:00Z</dcterms:created>
  <dcterms:modified xsi:type="dcterms:W3CDTF">2020-10-15T09:26:00Z</dcterms:modified>
</cp:coreProperties>
</file>